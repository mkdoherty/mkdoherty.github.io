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566B10" w14:textId="5FDDFE24" w:rsidR="00C47328" w:rsidRDefault="00B2567A">
      <w:pPr>
        <w:pStyle w:val="Title"/>
      </w:pPr>
      <w:bookmarkStart w:id="0" w:name="_GoBack"/>
      <w:bookmarkEnd w:id="0"/>
      <w:r>
        <w:t>Tyrosine-Amide Prodrugs of the Antiviral Therapeutic Cidofovir Exhibit Significantly-Improved</w:t>
      </w:r>
      <w:r w:rsidR="00CB2C8C">
        <w:t xml:space="preserve"> Cellular Uptake, </w:t>
      </w:r>
      <w:r w:rsidR="002D2F3C">
        <w:t>Antiviral Potency</w:t>
      </w:r>
      <w:r w:rsidR="00CB2C8C">
        <w:t>,</w:t>
      </w:r>
      <w:r w:rsidR="002D2F3C">
        <w:t xml:space="preserve"> </w:t>
      </w:r>
      <w:r w:rsidR="00CB2C8C">
        <w:t xml:space="preserve">and </w:t>
      </w:r>
      <w:r>
        <w:t>Reduced</w:t>
      </w:r>
      <w:r w:rsidR="00D85BEF">
        <w:t xml:space="preserve"> Renal</w:t>
      </w:r>
      <w:r>
        <w:t xml:space="preserve"> Toxicity</w:t>
      </w:r>
    </w:p>
    <w:p w14:paraId="275642EB" w14:textId="77777777" w:rsidR="00C47328" w:rsidRDefault="00B2567A" w:rsidP="00B30FAE">
      <w:pPr>
        <w:pStyle w:val="FirstParagraph"/>
      </w:pPr>
      <w:r>
        <w:t>Running title: Tyrosine-Amide Cidofovir Prodrugs increase bioavailability and potency compared to parent/CMX</w:t>
      </w:r>
    </w:p>
    <w:p w14:paraId="3351FFD2" w14:textId="3B51C004" w:rsidR="00C47328" w:rsidRDefault="00B2567A">
      <w:pPr>
        <w:pStyle w:val="BodyText"/>
      </w:pPr>
      <w:r>
        <w:t>Eric S. Simon</w:t>
      </w:r>
      <w:r w:rsidR="00CE3BB0">
        <w:rPr>
          <w:rFonts w:eastAsiaTheme="minorEastAsia"/>
          <w:vertAlign w:val="superscript"/>
        </w:rPr>
        <w:t>1</w:t>
      </w:r>
      <w:r w:rsidR="00CE3BB0">
        <w:t>,</w:t>
      </w:r>
      <w:r>
        <w:t xml:space="preserve"> Shyamala Ganesan</w:t>
      </w:r>
      <w:r w:rsidR="00CE3BB0">
        <w:rPr>
          <w:rFonts w:eastAsiaTheme="minorEastAsia"/>
          <w:vertAlign w:val="superscript"/>
        </w:rPr>
        <w:t>1</w:t>
      </w:r>
      <w:r w:rsidR="00CE3BB0" w:rsidRPr="00206607">
        <w:rPr>
          <w:b/>
          <w:vertAlign w:val="superscript"/>
        </w:rPr>
        <w:t>†</w:t>
      </w:r>
      <w:r w:rsidR="00CE3BB0">
        <w:t>,</w:t>
      </w:r>
      <w:r>
        <w:t xml:space="preserve"> Dawn Reyna</w:t>
      </w:r>
      <w:r w:rsidR="009F3CA1">
        <w:rPr>
          <w:rFonts w:eastAsiaTheme="minorEastAsia"/>
          <w:vertAlign w:val="superscript"/>
        </w:rPr>
        <w:t>1</w:t>
      </w:r>
      <w:r w:rsidR="009F3CA1">
        <w:t>,</w:t>
      </w:r>
      <w:r>
        <w:t xml:space="preserve"> Matthew K. Doherty</w:t>
      </w:r>
      <w:r w:rsidR="009F3CA1">
        <w:rPr>
          <w:rFonts w:eastAsiaTheme="minorEastAsia"/>
          <w:vertAlign w:val="superscript"/>
        </w:rPr>
        <w:t>1</w:t>
      </w:r>
      <w:r w:rsidR="009F3CA1">
        <w:t>,</w:t>
      </w:r>
      <w:r>
        <w:t xml:space="preserve"> Caroll B. Hartline</w:t>
      </w:r>
      <w:r w:rsidR="00E17D8F">
        <w:rPr>
          <w:vertAlign w:val="superscript"/>
        </w:rPr>
        <w:t>2</w:t>
      </w:r>
      <w:r w:rsidR="00E17D8F">
        <w:t>,</w:t>
      </w:r>
      <w:r>
        <w:t xml:space="preserve"> Emma A. Harden</w:t>
      </w:r>
      <w:r w:rsidR="00E17D8F">
        <w:rPr>
          <w:rFonts w:eastAsiaTheme="minorEastAsia"/>
          <w:vertAlign w:val="superscript"/>
        </w:rPr>
        <w:t>2</w:t>
      </w:r>
      <w:r>
        <w:t>, Kathy A. Keith</w:t>
      </w:r>
      <w:r w:rsidR="00E17D8F">
        <w:rPr>
          <w:rFonts w:eastAsiaTheme="minorEastAsia"/>
          <w:vertAlign w:val="superscript"/>
        </w:rPr>
        <w:t>2</w:t>
      </w:r>
      <w:r>
        <w:t>, Mark N. Prichard</w:t>
      </w:r>
      <w:r w:rsidR="00E17D8F">
        <w:rPr>
          <w:rFonts w:eastAsiaTheme="minorEastAsia"/>
          <w:vertAlign w:val="superscript"/>
        </w:rPr>
        <w:t>2</w:t>
      </w:r>
      <w:r>
        <w:t>, and Elke Lipka</w:t>
      </w:r>
      <w:r w:rsidR="009F3CA1">
        <w:rPr>
          <w:rFonts w:eastAsiaTheme="minorEastAsia"/>
          <w:vertAlign w:val="superscript"/>
        </w:rPr>
        <w:t>1</w:t>
      </w:r>
      <w:r w:rsidR="009F3CA1">
        <w:rPr>
          <w:rFonts w:eastAsiaTheme="minorEastAsia"/>
        </w:rPr>
        <w:t>*</w:t>
      </w:r>
      <w:r w:rsidR="00B30FAE">
        <w:rPr>
          <w:rFonts w:eastAsiaTheme="minorEastAsia"/>
        </w:rPr>
        <w:t xml:space="preserve"> </w:t>
      </w:r>
      <w:r w:rsidR="005E3FFE" w:rsidRPr="00797B56">
        <w:rPr>
          <w:rFonts w:eastAsiaTheme="minorEastAsia"/>
          <w:highlight w:val="yellow"/>
        </w:rPr>
        <w:t>***add Toth for 505-Adv***</w:t>
      </w:r>
    </w:p>
    <w:p w14:paraId="6BCFFBF2" w14:textId="76B82F20" w:rsidR="00C47328" w:rsidRDefault="009F3CA1">
      <w:pPr>
        <w:pStyle w:val="BodyText"/>
      </w:pPr>
      <w:r>
        <w:rPr>
          <w:rFonts w:eastAsiaTheme="minorEastAsia"/>
        </w:rPr>
        <w:t>*</w:t>
      </w:r>
      <w:r w:rsidR="00B2567A">
        <w:t xml:space="preserve">Corresponding author (Elke Lipka) 540 Avis Dr., Suite A Ann Arbor, MI 48108 Phone: 734-663-4233 ext. 236 Fax: 734-663-3607 </w:t>
      </w:r>
      <w:hyperlink r:id="rId8">
        <w:r w:rsidR="00B2567A">
          <w:rPr>
            <w:rStyle w:val="Hyperlink"/>
          </w:rPr>
          <w:t>elipka@tsrlinc.com</w:t>
        </w:r>
      </w:hyperlink>
    </w:p>
    <w:p w14:paraId="250158E5" w14:textId="77777777" w:rsidR="00C47328" w:rsidRDefault="00B2567A">
      <w:pPr>
        <w:pStyle w:val="BodyText"/>
      </w:pPr>
      <w:r>
        <w:t>1. TSRL, Inc., 540 Avis Dr., Suite A, Ann Arbor, Michigan 48108</w:t>
      </w:r>
    </w:p>
    <w:p w14:paraId="3FBC04E9" w14:textId="77777777" w:rsidR="00C47328" w:rsidRDefault="00B2567A">
      <w:pPr>
        <w:pStyle w:val="BodyText"/>
      </w:pPr>
      <w:r>
        <w:t>2. Department of Pediatrics, University of Alabama School of Medicine, Birmingham, Alabama 35233</w:t>
      </w:r>
    </w:p>
    <w:p w14:paraId="2B152F92" w14:textId="77777777" w:rsidR="00C47328" w:rsidRDefault="00B2567A">
      <w:pPr>
        <w:pStyle w:val="BodyText"/>
      </w:pPr>
      <m:oMath>
        <m:r>
          <w:rPr>
            <w:rFonts w:ascii="Cambria Math" w:hAnsi="Cambria Math"/>
          </w:rPr>
          <m:t>†</m:t>
        </m:r>
      </m:oMath>
      <w:r>
        <w:t xml:space="preserve"> Currently at …</w:t>
      </w:r>
    </w:p>
    <w:p w14:paraId="7DF30AB1" w14:textId="07230D9A" w:rsidR="0046047C" w:rsidRDefault="00B2567A" w:rsidP="009F1B77">
      <w:pPr>
        <w:pStyle w:val="BodyText"/>
        <w:rPr>
          <w:ins w:id="1" w:author="Matt Doherty" w:date="2019-01-14T16:50:00Z"/>
          <w:b/>
        </w:rPr>
      </w:pPr>
      <w:r>
        <w:rPr>
          <w:b/>
        </w:rPr>
        <w:t>Keywords: Cidofovir; antiviral; therapeutics; prodrug; DNA viruses; intracellular transport; intracellular metabolism; activation; herpes simplex virus; cytomegalovirus; varicella zoster virus; cowpox; adenovirus; analytical methods</w:t>
      </w:r>
      <w:bookmarkStart w:id="2" w:name="abstract"/>
    </w:p>
    <w:p w14:paraId="66CD78A0" w14:textId="77777777" w:rsidR="0046047C" w:rsidRDefault="0046047C">
      <w:pPr>
        <w:rPr>
          <w:ins w:id="3" w:author="Matt Doherty" w:date="2019-01-14T16:50:00Z"/>
          <w:rFonts w:ascii="Arial" w:hAnsi="Arial"/>
          <w:b/>
          <w:sz w:val="22"/>
        </w:rPr>
      </w:pPr>
      <w:ins w:id="4" w:author="Matt Doherty" w:date="2019-01-14T16:50:00Z">
        <w:r>
          <w:rPr>
            <w:b/>
          </w:rPr>
          <w:br w:type="page"/>
        </w:r>
      </w:ins>
    </w:p>
    <w:p w14:paraId="2F41B755" w14:textId="77777777" w:rsidR="00D14669" w:rsidDel="0046047C" w:rsidRDefault="00D14669" w:rsidP="009F1B77">
      <w:pPr>
        <w:pStyle w:val="BodyText"/>
        <w:rPr>
          <w:del w:id="5" w:author="Matt Doherty" w:date="2019-01-14T16:50:00Z"/>
          <w:rFonts w:eastAsia="Times New Roman" w:cs="Times New Roman"/>
          <w:b/>
          <w:bCs/>
          <w:iCs/>
          <w:szCs w:val="20"/>
        </w:rPr>
      </w:pPr>
    </w:p>
    <w:p w14:paraId="21FA393F" w14:textId="2845644F" w:rsidR="00C47328" w:rsidRDefault="00B2567A" w:rsidP="00206607">
      <w:pPr>
        <w:pStyle w:val="Heading2"/>
      </w:pPr>
      <w:commentRangeStart w:id="6"/>
      <w:r>
        <w:t>Abstract</w:t>
      </w:r>
      <w:bookmarkEnd w:id="2"/>
      <w:commentRangeEnd w:id="6"/>
      <w:r w:rsidR="00CB2C8C">
        <w:rPr>
          <w:rStyle w:val="CommentReference"/>
          <w:rFonts w:asciiTheme="minorHAnsi" w:eastAsiaTheme="minorHAnsi" w:hAnsiTheme="minorHAnsi" w:cstheme="minorBidi"/>
          <w:b w:val="0"/>
          <w:bCs w:val="0"/>
          <w:iCs w:val="0"/>
        </w:rPr>
        <w:commentReference w:id="6"/>
      </w:r>
    </w:p>
    <w:p w14:paraId="1772EDE5" w14:textId="2B5CBEE0" w:rsidR="00C47328" w:rsidRDefault="00B2567A">
      <w:pPr>
        <w:pStyle w:val="FirstParagraph"/>
      </w:pPr>
      <w:r>
        <w:t xml:space="preserve">Cidofovir (CDV, Vistide®) is a nucleoside phosphonate that exhibits </w:t>
      </w:r>
      <w:r w:rsidR="00CB2C8C">
        <w:t>broad-spectrum</w:t>
      </w:r>
      <w:r>
        <w:t xml:space="preserve"> antiviral activity against </w:t>
      </w:r>
      <w:ins w:id="7" w:author="Matt Doherty" w:date="2019-01-14T14:12:00Z">
        <w:r w:rsidR="009211C3">
          <w:t xml:space="preserve">double-stranded </w:t>
        </w:r>
      </w:ins>
      <w:r>
        <w:t>DNA</w:t>
      </w:r>
      <w:ins w:id="8" w:author="Matt Doherty" w:date="2019-01-14T14:24:00Z">
        <w:r w:rsidR="00BA0048">
          <w:t xml:space="preserve"> (dsDNA)</w:t>
        </w:r>
      </w:ins>
      <w:ins w:id="9" w:author="Matt Doherty" w:date="2019-01-14T14:12:00Z">
        <w:r w:rsidR="009211C3">
          <w:t xml:space="preserve"> viruses</w:t>
        </w:r>
      </w:ins>
      <w:del w:id="10" w:author="Matt Doherty" w:date="2019-01-14T14:12:00Z">
        <w:r w:rsidDel="009211C3">
          <w:delText xml:space="preserve"> and retroviruses</w:delText>
        </w:r>
      </w:del>
      <w:r>
        <w:t xml:space="preserve">. It has a long intracellular half-life, allowing for prolonged intervals between doses compared to other therapies. </w:t>
      </w:r>
      <w:ins w:id="11" w:author="Matt Doherty" w:date="2019-01-14T14:14:00Z">
        <w:r w:rsidR="009211C3">
          <w:t xml:space="preserve">However, </w:t>
        </w:r>
      </w:ins>
      <w:del w:id="12" w:author="Matt Doherty" w:date="2019-01-14T14:12:00Z">
        <w:r w:rsidDel="009211C3">
          <w:delText>However, d</w:delText>
        </w:r>
      </w:del>
      <w:del w:id="13" w:author="Matt Doherty" w:date="2019-01-14T14:14:00Z">
        <w:r w:rsidDel="009211C3">
          <w:delText xml:space="preserve">ue to </w:delText>
        </w:r>
      </w:del>
      <w:del w:id="14" w:author="Matt Doherty" w:date="2019-01-14T14:15:00Z">
        <w:r w:rsidDel="009211C3">
          <w:delText>its high polarity and low lipophilicity</w:delText>
        </w:r>
      </w:del>
      <w:del w:id="15" w:author="Matt Doherty" w:date="2019-01-14T14:14:00Z">
        <w:r w:rsidDel="009211C3">
          <w:delText>,</w:delText>
        </w:r>
      </w:del>
      <w:del w:id="16" w:author="Matt Doherty" w:date="2019-01-14T14:15:00Z">
        <w:r w:rsidDel="009211C3">
          <w:delText xml:space="preserve"> </w:delText>
        </w:r>
      </w:del>
      <w:r>
        <w:t>it exhibits poor transmembrane permeability</w:t>
      </w:r>
      <w:ins w:id="17" w:author="Matt Doherty" w:date="2019-01-14T14:13:00Z">
        <w:r w:rsidR="009211C3">
          <w:t xml:space="preserve"> </w:t>
        </w:r>
      </w:ins>
      <w:ins w:id="18" w:author="Matt Doherty" w:date="2019-01-14T14:15:00Z">
        <w:r w:rsidR="009211C3">
          <w:t xml:space="preserve">due to its high polarity and low lipophilicity. This </w:t>
        </w:r>
      </w:ins>
      <w:ins w:id="19" w:author="Matt Doherty" w:date="2019-01-14T14:13:00Z">
        <w:r w:rsidR="009211C3">
          <w:t>result</w:t>
        </w:r>
      </w:ins>
      <w:ins w:id="20" w:author="Matt Doherty" w:date="2019-01-14T14:15:00Z">
        <w:r w:rsidR="009211C3">
          <w:t xml:space="preserve">s </w:t>
        </w:r>
      </w:ins>
      <w:ins w:id="21" w:author="Matt Doherty" w:date="2019-01-14T14:13:00Z">
        <w:r w:rsidR="009211C3">
          <w:t xml:space="preserve">in </w:t>
        </w:r>
      </w:ins>
      <w:del w:id="22" w:author="Matt Doherty" w:date="2019-01-14T14:13:00Z">
        <w:r w:rsidDel="009211C3">
          <w:delText xml:space="preserve">, and therefore </w:delText>
        </w:r>
      </w:del>
      <w:r>
        <w:t>poor oral absorption</w:t>
      </w:r>
      <w:r w:rsidR="007B29F3">
        <w:t xml:space="preserve"> and cellular uptake</w:t>
      </w:r>
      <w:ins w:id="23" w:author="Matt Doherty" w:date="2019-01-14T14:25:00Z">
        <w:r w:rsidR="00BA0048">
          <w:t xml:space="preserve"> </w:t>
        </w:r>
      </w:ins>
      <w:del w:id="24" w:author="Matt Doherty" w:date="2019-01-14T14:13:00Z">
        <w:r w:rsidDel="009211C3">
          <w:delText>,</w:delText>
        </w:r>
      </w:del>
      <w:del w:id="25" w:author="Matt Doherty" w:date="2019-01-14T14:20:00Z">
        <w:r w:rsidDel="009211C3">
          <w:delText xml:space="preserve"> </w:delText>
        </w:r>
      </w:del>
      <w:del w:id="26" w:author="Matt Doherty" w:date="2019-01-14T14:18:00Z">
        <w:r w:rsidDel="009211C3">
          <w:delText xml:space="preserve">which </w:delText>
        </w:r>
      </w:del>
      <w:del w:id="27" w:author="Matt Doherty" w:date="2019-01-14T14:16:00Z">
        <w:r w:rsidDel="009211C3">
          <w:delText xml:space="preserve">combine to </w:delText>
        </w:r>
      </w:del>
      <w:del w:id="28" w:author="Matt Doherty" w:date="2019-01-14T14:20:00Z">
        <w:r w:rsidDel="009211C3">
          <w:delText>limit its therapeutic effectiveness</w:delText>
        </w:r>
      </w:del>
      <w:ins w:id="29" w:author="Matt Doherty" w:date="2019-01-14T14:25:00Z">
        <w:r w:rsidR="00BA0048">
          <w:t>that</w:t>
        </w:r>
      </w:ins>
      <w:ins w:id="30" w:author="Matt Doherty" w:date="2019-01-14T14:20:00Z">
        <w:r w:rsidR="009211C3">
          <w:t xml:space="preserve"> requir</w:t>
        </w:r>
      </w:ins>
      <w:ins w:id="31" w:author="Matt Doherty" w:date="2019-01-14T14:25:00Z">
        <w:r w:rsidR="00BA0048">
          <w:t xml:space="preserve">es </w:t>
        </w:r>
      </w:ins>
      <w:ins w:id="32" w:author="Matt Doherty" w:date="2019-01-14T14:18:00Z">
        <w:r w:rsidR="009211C3">
          <w:t>IV administration of the currently licensed product</w:t>
        </w:r>
      </w:ins>
      <w:ins w:id="33" w:author="Matt Doherty" w:date="2019-01-14T14:20:00Z">
        <w:r w:rsidR="009211C3">
          <w:t xml:space="preserve"> and limit</w:t>
        </w:r>
        <w:r w:rsidR="00BA0048">
          <w:t>s</w:t>
        </w:r>
        <w:r w:rsidR="009211C3">
          <w:t xml:space="preserve"> its therapeutic effectiveness</w:t>
        </w:r>
      </w:ins>
      <w:r>
        <w:t>. Furthermore, its clinical utility is plagued by dose-limiting nephrotoxicity</w:t>
      </w:r>
      <w:del w:id="34" w:author="Matt Doherty" w:date="2019-01-14T14:18:00Z">
        <w:r w:rsidDel="009211C3">
          <w:delText xml:space="preserve"> with the IV administration of the currently licensed product</w:delText>
        </w:r>
      </w:del>
      <w:r>
        <w:t xml:space="preserve">. To overcome these limitations, we conceived a prodrug strategy that links </w:t>
      </w:r>
      <w:del w:id="35" w:author="Matt Doherty" w:date="2019-01-14T14:21:00Z">
        <w:r w:rsidDel="009211C3">
          <w:delText xml:space="preserve">Cidofovir </w:delText>
        </w:r>
      </w:del>
      <w:ins w:id="36" w:author="Matt Doherty" w:date="2019-01-14T14:21:00Z">
        <w:r w:rsidR="009211C3">
          <w:t xml:space="preserve">CDV </w:t>
        </w:r>
      </w:ins>
      <w:r>
        <w:t>via a phosphoester bond to a tyrosine</w:t>
      </w:r>
      <w:ins w:id="37" w:author="Matt Doherty" w:date="2019-01-14T14:22:00Z">
        <w:r w:rsidR="009211C3">
          <w:t xml:space="preserve"> </w:t>
        </w:r>
      </w:ins>
      <w:del w:id="38" w:author="Matt Doherty" w:date="2019-01-14T14:22:00Z">
        <w:r w:rsidDel="009211C3">
          <w:delText xml:space="preserve"> </w:delText>
        </w:r>
      </w:del>
      <w:r>
        <w:t xml:space="preserve">amide aliphatic chain (lengths 12 and 16 respectively). </w:t>
      </w:r>
      <w:del w:id="39" w:author="Matt Doherty" w:date="2019-01-14T14:35:00Z">
        <w:r w:rsidDel="00903E94">
          <w:delText xml:space="preserve">In comparison to </w:delText>
        </w:r>
      </w:del>
      <w:del w:id="40" w:author="Matt Doherty" w:date="2019-01-14T14:23:00Z">
        <w:r w:rsidDel="00BA0048">
          <w:delText>Cidofovir</w:delText>
        </w:r>
      </w:del>
      <w:del w:id="41" w:author="Matt Doherty" w:date="2019-01-14T14:35:00Z">
        <w:r w:rsidDel="00903E94">
          <w:delText xml:space="preserve">, the C12 and C16 prodrug analogs exhibited </w:delText>
        </w:r>
      </w:del>
      <w:del w:id="42" w:author="Matt Doherty" w:date="2019-01-14T14:24:00Z">
        <w:r w:rsidDel="00BA0048">
          <w:delText>im</w:delText>
        </w:r>
        <w:r w:rsidR="00D14669" w:rsidDel="00BA0048">
          <w:delText xml:space="preserve">provements in antiviral potency, </w:delText>
        </w:r>
      </w:del>
      <w:del w:id="43" w:author="Matt Doherty" w:date="2019-01-14T14:35:00Z">
        <w:r w:rsidDel="00903E94">
          <w:delText xml:space="preserve">approximately 40- and 200-fold </w:delText>
        </w:r>
      </w:del>
      <w:del w:id="44" w:author="Matt Doherty" w:date="2019-01-14T14:24:00Z">
        <w:r w:rsidDel="00BA0048">
          <w:delText>against several DNA viruses</w:delText>
        </w:r>
      </w:del>
      <w:del w:id="45" w:author="Matt Doherty" w:date="2019-01-14T14:35:00Z">
        <w:r w:rsidDel="00903E94">
          <w:delText xml:space="preserve">, respectively, in infected human foreskin fibroblasts (HFF). </w:delText>
        </w:r>
      </w:del>
      <w:r>
        <w:t xml:space="preserve">The </w:t>
      </w:r>
      <w:r w:rsidR="00D14669">
        <w:t>higher</w:t>
      </w:r>
      <w:r>
        <w:t xml:space="preserve"> lipophilicity of the prodrugs</w:t>
      </w:r>
      <w:ins w:id="46" w:author="Matt Doherty" w:date="2019-01-14T14:27:00Z">
        <w:r w:rsidR="00BA0048">
          <w:t xml:space="preserve"> and the length of the alkyl chain</w:t>
        </w:r>
      </w:ins>
      <w:r>
        <w:t xml:space="preserve"> resulted in </w:t>
      </w:r>
      <w:del w:id="47" w:author="Matt Doherty" w:date="2019-01-14T14:28:00Z">
        <w:r w:rsidDel="00BA0048">
          <w:delText xml:space="preserve">higher cellular uptake. </w:delText>
        </w:r>
        <w:r w:rsidR="00D14669" w:rsidDel="00BA0048">
          <w:delText>Furthermore</w:delText>
        </w:r>
        <w:r w:rsidDel="00BA0048">
          <w:delText xml:space="preserve">, longer alkyl chain length </w:delText>
        </w:r>
      </w:del>
      <w:r>
        <w:t>improve</w:t>
      </w:r>
      <w:del w:id="48" w:author="Matt Doherty" w:date="2019-01-14T14:28:00Z">
        <w:r w:rsidDel="00BA0048">
          <w:delText>s</w:delText>
        </w:r>
      </w:del>
      <w:ins w:id="49" w:author="Matt Doherty" w:date="2019-01-14T14:28:00Z">
        <w:r w:rsidR="00BA0048">
          <w:t>d</w:t>
        </w:r>
      </w:ins>
      <w:r>
        <w:t xml:space="preserve"> cellular uptake, as levels of </w:t>
      </w:r>
      <w:del w:id="50" w:author="Matt Doherty" w:date="2019-01-14T14:29:00Z">
        <w:r w:rsidDel="00BA0048">
          <w:delText xml:space="preserve">metabolites </w:delText>
        </w:r>
      </w:del>
      <w:ins w:id="51" w:author="Matt Doherty" w:date="2019-01-14T14:29:00Z">
        <w:r w:rsidR="00BA0048">
          <w:t xml:space="preserve">prodrug </w:t>
        </w:r>
      </w:ins>
      <w:r>
        <w:t xml:space="preserve">measured in cells incubated with the C16 analog were approximately 10-fold higher than the levels measured after incubation with the C12 analog. This implies that the </w:t>
      </w:r>
      <w:ins w:id="52" w:author="Matt Doherty" w:date="2019-01-14T14:29:00Z">
        <w:r w:rsidR="00BA0048">
          <w:t xml:space="preserve">increased lipophilicity introduced by the pro-moieties </w:t>
        </w:r>
      </w:ins>
      <w:ins w:id="53" w:author="Matt Doherty" w:date="2019-01-14T14:30:00Z">
        <w:r w:rsidR="00BA0048">
          <w:t>also inc</w:t>
        </w:r>
      </w:ins>
      <w:ins w:id="54" w:author="Matt Doherty" w:date="2019-01-14T14:31:00Z">
        <w:r w:rsidR="00BA0048">
          <w:t xml:space="preserve">reased </w:t>
        </w:r>
      </w:ins>
      <w:ins w:id="55" w:author="Matt Doherty" w:date="2019-01-14T14:29:00Z">
        <w:r w:rsidR="00BA0048">
          <w:t>cellular uptake</w:t>
        </w:r>
      </w:ins>
      <w:ins w:id="56" w:author="Matt Doherty" w:date="2019-01-14T14:31:00Z">
        <w:r w:rsidR="00BA0048">
          <w:t xml:space="preserve">, which resulted in more </w:t>
        </w:r>
      </w:ins>
      <w:ins w:id="57" w:author="Matt Doherty" w:date="2019-01-14T14:33:00Z">
        <w:r w:rsidR="00903E94">
          <w:t xml:space="preserve">intracellular </w:t>
        </w:r>
      </w:ins>
      <w:ins w:id="58" w:author="Matt Doherty" w:date="2019-01-14T14:31:00Z">
        <w:r w:rsidR="00BA0048">
          <w:t>conversion to</w:t>
        </w:r>
      </w:ins>
      <w:ins w:id="59" w:author="Matt Doherty" w:date="2019-01-14T14:32:00Z">
        <w:r w:rsidR="00903E94">
          <w:t xml:space="preserve"> the active form of</w:t>
        </w:r>
      </w:ins>
      <w:ins w:id="60" w:author="Matt Doherty" w:date="2019-01-14T14:31:00Z">
        <w:r w:rsidR="00BA0048">
          <w:t xml:space="preserve"> </w:t>
        </w:r>
      </w:ins>
      <w:ins w:id="61" w:author="Matt Doherty" w:date="2019-01-14T14:32:00Z">
        <w:r w:rsidR="00BA0048">
          <w:t>CDV</w:t>
        </w:r>
      </w:ins>
      <w:ins w:id="62" w:author="Matt Doherty" w:date="2019-01-14T14:31:00Z">
        <w:r w:rsidR="00BA0048">
          <w:t xml:space="preserve"> and</w:t>
        </w:r>
      </w:ins>
      <w:ins w:id="63" w:author="Matt Doherty" w:date="2019-01-14T14:29:00Z">
        <w:r w:rsidR="00BA0048">
          <w:t xml:space="preserve"> </w:t>
        </w:r>
      </w:ins>
      <w:r>
        <w:t>enhanced antiviral potency</w:t>
      </w:r>
      <w:del w:id="64" w:author="Matt Doherty" w:date="2019-01-14T14:32:00Z">
        <w:r w:rsidDel="00BA0048">
          <w:delText xml:space="preserve"> of the </w:delText>
        </w:r>
      </w:del>
      <w:del w:id="65" w:author="Matt Doherty" w:date="2019-01-14T14:30:00Z">
        <w:r w:rsidDel="00BA0048">
          <w:delText>prodrugs is likely facilitated by</w:delText>
        </w:r>
      </w:del>
      <w:del w:id="66" w:author="Matt Doherty" w:date="2019-01-14T14:29:00Z">
        <w:r w:rsidDel="00BA0048">
          <w:delText xml:space="preserve"> the increased lipophilicity introduced by the pro-moieties, which facilitates cellular uptake</w:delText>
        </w:r>
      </w:del>
      <w:r>
        <w:t xml:space="preserve">. </w:t>
      </w:r>
      <w:ins w:id="67" w:author="Matt Doherty" w:date="2019-01-14T14:36:00Z">
        <w:r w:rsidR="00903E94">
          <w:t xml:space="preserve">In comparison to CDV, the C12 and C16 prodrug analogs exhibited approximately 40- and 200-fold improvements in antiviral potency, respectively, against several dsDNA viruses in infected human foreskin fibroblasts (HFF). </w:t>
        </w:r>
      </w:ins>
      <w:del w:id="68" w:author="Matt Doherty" w:date="2019-01-14T14:34:00Z">
        <w:r w:rsidDel="00903E94">
          <w:delText>These results also demonstrate the effectiveness of the intracellular enzymatic machinery for processing the prodrugs to release CDV and conver</w:delText>
        </w:r>
        <w:r w:rsidR="00CB2C8C" w:rsidDel="00903E94">
          <w:delText>ting</w:delText>
        </w:r>
        <w:r w:rsidDel="00903E94">
          <w:delText xml:space="preserve"> </w:delText>
        </w:r>
        <w:r w:rsidR="007B29F3" w:rsidDel="00903E94">
          <w:delText xml:space="preserve">it </w:delText>
        </w:r>
        <w:r w:rsidDel="00903E94">
          <w:delText>to efficacious levels of CDV-PP. T</w:delText>
        </w:r>
      </w:del>
      <w:ins w:id="69" w:author="Matt Doherty" w:date="2019-01-14T14:36:00Z">
        <w:r w:rsidR="00903E94">
          <w:t>T</w:t>
        </w:r>
      </w:ins>
      <w:r>
        <w:t>he C16 prodrug</w:t>
      </w:r>
      <w:ins w:id="70" w:author="Matt Doherty" w:date="2019-01-14T14:36:00Z">
        <w:r w:rsidR="00903E94">
          <w:t xml:space="preserve"> also</w:t>
        </w:r>
      </w:ins>
      <w:r>
        <w:t xml:space="preserve"> demonstrated </w:t>
      </w:r>
      <w:ins w:id="71" w:author="Matt Doherty" w:date="2019-01-14T14:36:00Z">
        <w:r w:rsidR="00903E94">
          <w:t xml:space="preserve">reduced kidney toxicity </w:t>
        </w:r>
      </w:ins>
      <w:ins w:id="72" w:author="Matt Doherty" w:date="2019-01-14T14:37:00Z">
        <w:r w:rsidR="00903E94">
          <w:t xml:space="preserve">with </w:t>
        </w:r>
      </w:ins>
      <w:r>
        <w:t>improved oral bioavailability</w:t>
      </w:r>
      <w:del w:id="73" w:author="Matt Doherty" w:date="2019-01-14T14:36:00Z">
        <w:r w:rsidDel="00903E94">
          <w:delText>, reduced kidney toxicity,</w:delText>
        </w:r>
      </w:del>
      <w:r>
        <w:t xml:space="preserve"> and efficacy </w:t>
      </w:r>
      <w:r>
        <w:rPr>
          <w:i/>
        </w:rPr>
        <w:t>in vivo</w:t>
      </w:r>
      <w:ins w:id="74" w:author="Matt Doherty" w:date="2019-01-14T14:37:00Z">
        <w:r w:rsidR="00903E94">
          <w:t>, compared to CDV</w:t>
        </w:r>
      </w:ins>
      <w:r>
        <w:t xml:space="preserve">. </w:t>
      </w:r>
      <w:ins w:id="75" w:author="Matt Doherty" w:date="2019-01-14T14:37:00Z">
        <w:r w:rsidR="00903E94">
          <w:t xml:space="preserve">However, </w:t>
        </w:r>
      </w:ins>
      <w:ins w:id="76" w:author="Matt Doherty" w:date="2019-01-14T14:38:00Z">
        <w:r w:rsidR="00903E94">
          <w:t>the oral bioavailability was lower than that of CMX-001, a lipi</w:t>
        </w:r>
      </w:ins>
      <w:ins w:id="77" w:author="Matt Doherty" w:date="2019-01-14T14:44:00Z">
        <w:r w:rsidR="000B6388">
          <w:t>d</w:t>
        </w:r>
      </w:ins>
      <w:ins w:id="78" w:author="Matt Doherty" w:date="2019-01-14T14:38:00Z">
        <w:r w:rsidR="00903E94">
          <w:t xml:space="preserve">-ester CDV prodrug, but the </w:t>
        </w:r>
      </w:ins>
      <w:ins w:id="79" w:author="Matt Doherty" w:date="2019-01-14T14:40:00Z">
        <w:r w:rsidR="00903E94">
          <w:t>tyrosine</w:t>
        </w:r>
      </w:ins>
      <w:ins w:id="80" w:author="Matt Doherty" w:date="2019-01-14T14:38:00Z">
        <w:r w:rsidR="00903E94">
          <w:t xml:space="preserve"> amide </w:t>
        </w:r>
      </w:ins>
      <w:ins w:id="81" w:author="Matt Doherty" w:date="2019-01-14T14:39:00Z">
        <w:r w:rsidR="00903E94">
          <w:t>prodrug strategy resulted in more even tiss</w:t>
        </w:r>
      </w:ins>
      <w:ins w:id="82" w:author="Matt Doherty" w:date="2019-01-14T14:40:00Z">
        <w:r w:rsidR="00903E94">
          <w:t xml:space="preserve">ue distribution and reduced GI toxicity with oral administration. </w:t>
        </w:r>
      </w:ins>
      <w:r>
        <w:t xml:space="preserve">These results demonstrate that alkyl-Tyrosine prodrug moieties of CDV warrant further </w:t>
      </w:r>
      <w:r w:rsidR="00D14669">
        <w:t>investigation</w:t>
      </w:r>
      <w:r>
        <w:t xml:space="preserve"> to</w:t>
      </w:r>
      <w:r w:rsidR="00CB2C8C">
        <w:t xml:space="preserve"> confirm these improved product features</w:t>
      </w:r>
      <w:r>
        <w:t xml:space="preserve"> of an </w:t>
      </w:r>
      <w:r w:rsidR="00CB2C8C">
        <w:t xml:space="preserve">existing, </w:t>
      </w:r>
      <w:r>
        <w:t>effective antiviral drug.</w:t>
      </w:r>
    </w:p>
    <w:p w14:paraId="532E1070" w14:textId="77777777" w:rsidR="00D14669" w:rsidRDefault="00D14669">
      <w:pPr>
        <w:rPr>
          <w:rFonts w:ascii="Arial" w:eastAsia="Times New Roman" w:hAnsi="Arial" w:cs="Times New Roman"/>
          <w:b/>
          <w:bCs/>
          <w:iCs/>
          <w:szCs w:val="20"/>
        </w:rPr>
      </w:pPr>
      <w:bookmarkStart w:id="83" w:name="introduction"/>
      <w:r>
        <w:br w:type="page"/>
      </w:r>
    </w:p>
    <w:p w14:paraId="2F1D3306" w14:textId="1FA334D2" w:rsidR="00C47328" w:rsidRDefault="00B2567A" w:rsidP="00206607">
      <w:pPr>
        <w:pStyle w:val="Heading2"/>
      </w:pPr>
      <w:r>
        <w:lastRenderedPageBreak/>
        <w:t>Introduction</w:t>
      </w:r>
      <w:bookmarkEnd w:id="83"/>
    </w:p>
    <w:p w14:paraId="1090F9FA" w14:textId="2C5E8125" w:rsidR="00C47328" w:rsidRDefault="00B2567A">
      <w:pPr>
        <w:pStyle w:val="FirstParagraph"/>
      </w:pPr>
      <w:r>
        <w:t xml:space="preserve">Cidofovir (CDV, Vistide®), or (S)-3-hydroxy-2-(phosphonomethoxy)propyl cytosine ((S)-HPMPC), is an acyclic nucleoside phosphonate (ANP) that has </w:t>
      </w:r>
      <w:r w:rsidR="00D14669">
        <w:t>broad-spectrum</w:t>
      </w:r>
      <w:r>
        <w:t xml:space="preserve"> antiviral activity against </w:t>
      </w:r>
      <w:ins w:id="84" w:author="Matt Doherty" w:date="2019-01-11T14:51:00Z">
        <w:r w:rsidR="009F1A49">
          <w:t>double</w:t>
        </w:r>
      </w:ins>
      <w:ins w:id="85" w:author="Matt Doherty" w:date="2019-01-11T14:52:00Z">
        <w:r w:rsidR="009F1A49">
          <w:t>-</w:t>
        </w:r>
      </w:ins>
      <w:ins w:id="86" w:author="Matt Doherty" w:date="2019-01-11T14:51:00Z">
        <w:r w:rsidR="009F1A49">
          <w:t xml:space="preserve">stranded </w:t>
        </w:r>
      </w:ins>
      <w:r>
        <w:t>DNA</w:t>
      </w:r>
      <w:ins w:id="87" w:author="Matt Doherty" w:date="2019-01-11T14:52:00Z">
        <w:r w:rsidR="009F1A49">
          <w:t xml:space="preserve"> (dsDNA)</w:t>
        </w:r>
      </w:ins>
      <w:r>
        <w:t xml:space="preserve"> viruses</w:t>
      </w:r>
      <w:r w:rsidR="00466943">
        <w:t xml:space="preserve"> </w:t>
      </w:r>
      <w:r w:rsidR="00466943">
        <w:fldChar w:fldCharType="begin"/>
      </w:r>
      <w:r w:rsidR="00466943">
        <w:instrText xml:space="preserve"> ADDIN ZOTERO_ITEM CSL_CITATION {"citationID":"1atjpMee","properties":{"formattedCitation":"(1)","plainCitation":"(1)","noteIndex":0},"citationItems":[{"id":4127,"uris":["http://zotero.org/groups/2160309/items/CQLRD6WP"],"uri":["http://zotero.org/groups/2160309/items/CQLRD6WP"],"itemData":{"id":4127,"type":"article-journal","title":"Therapeutic potential of Cidofovir (HPMPC, Vistide) for the treatment of DNA virus (i.e. herpes-, papova-, pox- and adenovirus) infections","container-title":"Verhandelingen - Koninklijke Academie Voor Geneeskunde Van Belgie","page":"19-47; discussion 47-49","volume":"58","issue":"1","source":"PubMed","abstract":"(S)-1-(3-Hydroxy-2-phosphonylmethoxypropyl)cytosine (HPMPC, Cidofovir, Vistide) is an acyclic nucleoside phosphonate with broad-spectrum activity against a wide variety of DNA viruses including herpesviruses [Herpes simplex virus type 1 (HSV-1) and type 2 (HSV-2), varicella-zoster virus (VZV), cytomegalovirus (CMV), Epstein-Barr virus (EBV), human herpesvirus type 6 (HHV-6) and equine and bovine herpesviruses], papovaviruses [human polyoma virus and human papilloma virus (HPV)], adeno-, irido-, hepadna-, and poxviruses. HPMPC has proved effective against these viruses in different cell culture systems and/or animal models. The mechanism of action of HPMPC is based upon the interaction of its active intracellular metabolite, the diphosphorylated HPMPC derivative HPMPCpp, with the viral DNA polymerase. HPMPCpp has been shown to block CMV DNA synthesis by DNA chain termination following incorporation of two consecutive HPMPC molecules at the 3'-end of the DNA chain. HPMPC confers a prolonged antiviral action, which lasts for several days or weeks, thus allowing infrequent dosing (i.e. every week or every two weeks). This prolonged antiviral action is probably due to the very long intracellular half-life of the HPMPC metabolites, particularly the HPMPCp-choline adduct. In clinical studies, HPMPC has proved efficacious in the treatment of CMV retinitis, following both intravenous injection (3 or 5 mg/kg, every other week) and intravitreal injection (single dose of 20 micrograms per eye). Initial clinical trials also point to the efficacy of both systemic (intravenous) and topical HPMPC (1% ointment) in the treatment of acyclovir-resistant HSV infections, and of topical HPMPC (ointment or injection) in the treatment of pharyngeal, laryngeal and anogenital HPV infections. HPMPC is now being pursued in the topical and/or systemic (intravenous) treatment of various infections due to CMV, HSV, VZV, EBV, HPV, polyoma-, adeno- and poxviruses.","ISSN":"0302-6469","note":"PMID: 8701600","journalAbbreviation":"Verh. K. Acad. Geneeskd. Belg.","language":"eng","author":[{"family":"De Clercq","given":"E."}],"issued":{"date-parts":[["1996"]]}}}],"schema":"https://github.com/citation-style-language/schema/raw/master/csl-citation.json"} </w:instrText>
      </w:r>
      <w:r w:rsidR="00466943">
        <w:fldChar w:fldCharType="separate"/>
      </w:r>
      <w:r w:rsidR="00466943" w:rsidRPr="00466943">
        <w:rPr>
          <w:rFonts w:cs="Arial"/>
        </w:rPr>
        <w:t>(1)</w:t>
      </w:r>
      <w:r w:rsidR="00466943">
        <w:fldChar w:fldCharType="end"/>
      </w:r>
      <w:r>
        <w:t>. CDV is particularly active against herpesviruses and is indicated for treatment of AIDS-related cytomegalovirus (CMV) retinitis</w:t>
      </w:r>
      <w:r w:rsidR="00466943">
        <w:t xml:space="preserve"> </w:t>
      </w:r>
      <w:r w:rsidR="00466943">
        <w:fldChar w:fldCharType="begin"/>
      </w:r>
      <w:r w:rsidR="00466943">
        <w:instrText xml:space="preserve"> ADDIN ZOTERO_ITEM CSL_CITATION {"citationID":"dS1iyHmp","properties":{"formattedCitation":"(2)","plainCitation":"(2)","noteIndex":0},"citationItems":[{"id":5404,"uris":["http://zotero.org/groups/2160309/items/L6LZAQX3"],"uri":["http://zotero.org/groups/2160309/items/L6LZAQX3"],"itemData":{"id":5404,"type":"article-journal","title":"Cidofovir: a review of its use in cytomegalovirus retinitis in patients with AIDS","container-title":"Drugs","page":"325-345","volume":"58","issue":"2","source":"PubMed","abstract":"Cidofovir is an antiviral nucleotide analogue with significant activity against cytomegalovirus (CMV) and other herpesviruses. The drug is indicated for the treatment of CMV retinitis, a sight-threatening condition, in patients with AIDS. Cidofovir has a long intracellular half-life which allows for a prolonged interval (2 weeks) between maintenance doses. In contrast, other intravenous treatment options for patients with CMV retinitis (i.e. ganciclovir and foscarnet) must be administered on a daily basis. The efficacy of intravenous cidofovir has been demonstrated in patients with AIDS and previously untreated CMV retinitis in multicentre randomised trials, and in a dose-finding study of cidofovir in patients with AIDS and previously treated relapsing CMV retinitis. Clinical trials have been relatively small (n &lt; or = 100 patients) and no studies have been conducted directly comparing intravenous cidofovir with the more established intravenous agents, ganciclovir or foscarnet. Indirect comparisons of clinical trial data suggest that intravenous cidofovir may have similar efficacy to intravenous ganciclovir or foscarnet in delaying progression of CMV retinitis. However, such comparisons must be made with caution because of potential differences in patient populations, data analysis techniques and interobserver variability in the masked assessment of retinal photographs. Nevertheless, intravenous cidofovir offers a less intrusive administration regimen than intravenous ganciclovir or foscarnet because of its prolonged dosage interval. Since therapy is life-long, patients receiving daily intravenous ganciclovir or foscarnet (but not cidofovir) usually require an indwelling central venous catheter and are therefore at increased risk of serious infection. The relatively long dosage interval for cidofovir may also have favourable implications in terms of overall treatment costs and patient quality of life, although specific data are very limited. Potentially irreversible nephrotoxicity is the major treatment-limiting adverse event associated with intravenous cidofovir in patients with AIDS-related CMV retinitis. Anterior uveitis/iritis has been reported frequently with intravenous cidofovir in postmarketing reports and a small number of patients have developed hypotony. Other treatment options for CMV retinitis are also associated with serious adverse events, and selection of pharmacotherapy will depend on a number of factors including retinitis lesion characteristics, patient quality-of-life issues and efficacy and tolerability profiles of available therapies.\nCONCLUSION: Although the extent of its use may be limited by its adverse event profile, cidofovir offers a useful addition to the limited number of drugs available for the treatment of CMV retinitis in patients with AIDS.","ISSN":"0012-6667","note":"PMID: 10473024","shortTitle":"Cidofovir","journalAbbreviation":"Drugs","language":"eng","author":[{"family":"Plosker","given":"G. L."},{"family":"Noble","given":"S."}],"issued":{"date-parts":[["1999",8]]}}}],"schema":"https://github.com/citation-style-language/schema/raw/master/csl-citation.json"} </w:instrText>
      </w:r>
      <w:r w:rsidR="00466943">
        <w:fldChar w:fldCharType="separate"/>
      </w:r>
      <w:r w:rsidR="00466943" w:rsidRPr="00466943">
        <w:rPr>
          <w:rFonts w:cs="Arial"/>
        </w:rPr>
        <w:t>(2)</w:t>
      </w:r>
      <w:r w:rsidR="00466943">
        <w:fldChar w:fldCharType="end"/>
      </w:r>
      <w:r>
        <w:t xml:space="preserve">. The mechanism of activity </w:t>
      </w:r>
      <w:r w:rsidR="00A01121">
        <w:t>for</w:t>
      </w:r>
      <w:r>
        <w:t xml:space="preserve"> CDV (</w:t>
      </w:r>
      <w:r w:rsidR="00195F9D" w:rsidRPr="000B6388">
        <w:rPr>
          <w:b/>
          <w:rPrChange w:id="88" w:author="Matt Doherty" w:date="2019-01-14T14:43:00Z">
            <w:rPr/>
          </w:rPrChange>
        </w:rPr>
        <w:t xml:space="preserve">1 in </w:t>
      </w:r>
      <w:r w:rsidR="00466943" w:rsidRPr="000B6388">
        <w:rPr>
          <w:b/>
          <w:rPrChange w:id="89" w:author="Matt Doherty" w:date="2019-01-14T14:43:00Z">
            <w:rPr/>
          </w:rPrChange>
        </w:rPr>
        <w:t>Figure</w:t>
      </w:r>
      <w:ins w:id="90" w:author="Matt Doherty" w:date="2019-01-14T14:45:00Z">
        <w:r w:rsidR="000B6388">
          <w:rPr>
            <w:b/>
          </w:rPr>
          <w:t xml:space="preserve"> </w:t>
        </w:r>
      </w:ins>
      <w:r w:rsidR="00466943" w:rsidRPr="000B6388">
        <w:rPr>
          <w:b/>
          <w:rPrChange w:id="91" w:author="Matt Doherty" w:date="2019-01-14T14:43:00Z">
            <w:rPr/>
          </w:rPrChange>
        </w:rPr>
        <w:t>1</w:t>
      </w:r>
      <w:r>
        <w:t xml:space="preserve">) against DNA viruses begins with its intracellular conversion to </w:t>
      </w:r>
      <w:del w:id="92" w:author="Matt Doherty" w:date="2019-01-14T14:45:00Z">
        <w:r w:rsidDel="000B6388">
          <w:delText xml:space="preserve">Cidofovir </w:delText>
        </w:r>
      </w:del>
      <w:ins w:id="93" w:author="Matt Doherty" w:date="2019-01-14T14:45:00Z">
        <w:r w:rsidR="000B6388">
          <w:t xml:space="preserve">CDV </w:t>
        </w:r>
      </w:ins>
      <w:r>
        <w:t>diphosphate (CDV-PP) (</w:t>
      </w:r>
      <w:r w:rsidR="00195F9D" w:rsidRPr="000B6388">
        <w:rPr>
          <w:b/>
          <w:rPrChange w:id="94" w:author="Matt Doherty" w:date="2019-01-14T14:43:00Z">
            <w:rPr/>
          </w:rPrChange>
        </w:rPr>
        <w:t xml:space="preserve">2 in </w:t>
      </w:r>
      <w:r w:rsidR="00466943" w:rsidRPr="000B6388">
        <w:rPr>
          <w:b/>
          <w:rPrChange w:id="95" w:author="Matt Doherty" w:date="2019-01-14T14:43:00Z">
            <w:rPr/>
          </w:rPrChange>
        </w:rPr>
        <w:t>Figure 1</w:t>
      </w:r>
      <w:r>
        <w:t xml:space="preserve">), a potent inhibitor of viral DNA polymerase </w:t>
      </w:r>
      <w:r w:rsidR="00A16E50">
        <w:fldChar w:fldCharType="begin"/>
      </w:r>
      <w:r w:rsidR="00A16E50">
        <w:instrText xml:space="preserve"> ADDIN ZOTERO_ITEM CSL_CITATION {"citationID":"XZUB4T9g","properties":{"formattedCitation":"(3\\uc0\\u8211{}5)","plainCitation":"(3–5)","noteIndex":0},"citationItems":[{"id":5418,"uris":["http://zotero.org/groups/2160309/items/JDX8BMAS"],"uri":["http://zotero.org/groups/2160309/items/JDX8BMAS"],"itemData":{"id":5418,"type":"article-journal","title":"Identification of enzymes catalyzing two-step phosphorylation of cidofovir and the effect of cytomegalovirus infection on their activities in host cells","container-title":"Molecular Pharmacology","page":"1502-1510","volume":"50","issue":"6","source":"PubMed","abstract":"Cidofovir [CDV; (S)-1-(3-hydroxy-2-phosphonomethoxyethyl)cytosine] is an acyclic nucleotide analog with potent and selective in vitro and in vivo activities against a broad spectrum of herpesviruses and other DNA viruses. We studied the mechanism of enzymatic synthesis of CDV diphosphate, the putative antiviral metabolite of CDV. The phosphorylation is two-step process catalyzed by several enzymes. An enzymatic activity phosphorylating CDV to its monophosphate derivative was purified from human liver and identified as pyrimidine nucleoside monophosphate kinase (EC 2.7.4.14.). CDV (Km = 2.10 +/- 0.18 mM and Vmax = 1.10 +/- 0.05 micromol/min/mg) was found to be a substantially weaker substrate for purified enzyme than CMP, UMP, or dCMP. Pyrimidine nucleoside monophosphate kinase was used for preparative enzymatic synthesis of CDV monophosphate. Pyruvate kinase (EC 2.7.1.40), creatine kinase (EC 2.7.3.2), and nucleoside diphosphate kinase (EC 2.7.4.6) were found to catalyze CDV diphosphate synthesis from CDV monophosphate, whereas phosphoglycerate kinase (EC 2.7.2.3) and succinyl-CoA synthetase (EC 6.2.1.4) did not. Based on Vmax/Km (phosphorylation efficiency) values determined with enzymes purified from human sources, the most efficient phosphorylation of CDV monophosphate is catalyzed by pyruvate kinase. After infection of human lung fibroblasts with cytomegalovirus, the intracellular activities of pyrimidine nucleoside monophosphate kinase, pyruvate kinase, creatine kinase, and nucleoside diphosphate kinase increased 2-, 1.3-, 3-, and 5-fold, respectively. The metabolism of [3H]CDV in mock- and cytomegalovirus-infected cells was examined. The intracellular levels of CDV monophosphate and CDV diphosphate increased approximately 20- and 8-fold, respectively, in cytomegalovirus-infected cells, presumably due to the stimulation of CDV uptake and higher activities of phosphorylating enzymes.","ISSN":"0026-895X","note":"PMID: 8967971","journalAbbreviation":"Mol. Pharmacol.","language":"eng","author":[{"family":"Cihlar","given":"T."},{"family":"Chen","given":"M. S."}],"issued":{"date-parts":[["1996",12]]}}},{"id":4142,"uris":["http://zotero.org/groups/2160309/items/H4D7A6NT"],"uri":["http://zotero.org/groups/2160309/items/H4D7A6NT"],"itemData":{"id":4142,"type":"article-journal","title":"Intracellular metabolism of the antiherpes agent (S)-1-[3-hydroxy-2-(phosphonylmethoxy)propyl]cytosine","container-title":"Molecular Pharmacology","page":"197-202","volume":"41","issue":"1","source":"PubMed","abstract":"(S)-1-[3-Hydroxy-2-(phosphonylmethoxy)propyl]cytosine (HPMPC) is an antiviral phosphonate nucleotide analogue that displays activity against a range of herpesviruses. Anion exchange high performance liquid chromatography analysis of the 60% methanol extract from [14C]HPMPC-treated cells reveals the formation of three major metabolites. Two of these were identified as phosphorylated forms of HPMPC, HPMPC phosphate, and HPMPC diphosphate, by liberation of HPMPC upon acid digestion and coelution with synthetic standards on high performance liquid chromatography. The third metabolite, which is resistant to alkaline phosphatase cleavage but sensitive to phosphodiesterase, is proposed to be an HPMPC phosphate adduct. In herpes simplex virus-1-infected cells the same three metabolites are detected, at concentrations comparable to those in uninfected cells. When HPMPC is removed from the medium, the concentrations of the metabolites in cells decrease slowly, with half-lives of approximately 6, 17, and 48 hr for HPMPC phosphate, HPMPC diphosphate, and the HPMPC phosphate adduct, respectively. HPMPC diphosphate inhibits herpes simplex virus-1 and -2 DNA polymerases with a lower Ki than that for DNA polymerase alpha, and enzyme inhibition is competitive in each case. The formation and the persistence of HPMPC phosphates in cells and the selective inhibition of viral DNA polymerases by HPMPC diphosphate can explain why cells pretreated with HPMPC remain refractory to viral infection even long after HPMPC is removed from the medium.","ISSN":"0026-895X","note":"PMID: 1310143","journalAbbreviation":"Mol. Pharmacol.","language":"eng","author":[{"family":"Ho","given":"H. T."},{"family":"Woods","given":"K. L."},{"family":"Bronson","given":"J. J."},{"family":"De Boeck","given":"H."},{"family":"Martin","given":"J. C."},{"family":"Hitchcock","given":"M. J."}],"issued":{"date-parts":[["1992",1]]}}},{"id":4144,"uris":["http://zotero.org/groups/2160309/items/EN9VEBL4"],"uri":["http://zotero.org/groups/2160309/items/EN9VEBL4"],"itemData":{"id":4144,"type":"article-journal","title":"Kinetic analysis of the interaction of cidofovir diphosphate with human cytomegalovirus DNA polymerase","container-title":"Biochemical Pharmacology","page":"1563-1567","volume":"51","issue":"11","source":"Crossref","DOI":"10.1016/0006-2952(96)00100-1","ISSN":"00062952","language":"en","author":[{"family":"Xiong","given":"Xiaofeng"},{"family":"Smith","given":"Jeffrey L."},{"family":"Kim","given":"Choung"},{"family":"Huang","given":"Eng-shang"},{"family":"Chen","given":"Ming S."}],"issued":{"date-parts":[["1996",6]]}}}],"schema":"https://github.com/citation-style-language/schema/raw/master/csl-citation.json"} </w:instrText>
      </w:r>
      <w:r w:rsidR="00A16E50">
        <w:fldChar w:fldCharType="separate"/>
      </w:r>
      <w:r w:rsidR="00A16E50" w:rsidRPr="00A16E50">
        <w:rPr>
          <w:rFonts w:cs="Arial"/>
        </w:rPr>
        <w:t>(3–5)</w:t>
      </w:r>
      <w:r w:rsidR="00A16E50">
        <w:fldChar w:fldCharType="end"/>
      </w:r>
      <w:r>
        <w:t xml:space="preserve">. CDV has a long intracellular half-life, which allows for periods of up to 2 weeks between doses in patients treated for CMV retinitis </w:t>
      </w:r>
      <w:r w:rsidR="00493562">
        <w:fldChar w:fldCharType="begin"/>
      </w:r>
      <w:r w:rsidR="00493562">
        <w:instrText xml:space="preserve"> ADDIN ZOTERO_ITEM CSL_CITATION {"citationID":"rnsqpiih","properties":{"formattedCitation":"(6, 7)","plainCitation":"(6, 7)","noteIndex":0},"citationItems":[{"id":4145,"uris":["http://zotero.org/groups/2160309/items/HGE4K7LV"],"uri":["http://zotero.org/groups/2160309/items/HGE4K7LV"],"itemData":{"id":4145,"type":"article-journal","title":"Treatment of Cytomegalovirus Retinitis in Patients with the Acquired Immunodeficiency Syndrome","container-title":"New England Journal of Medicine","page":"105-114","volume":"337","issue":"2","source":"Crossref","DOI":"10.1056/NEJM199707103370207","ISSN":"0028-4793, 1533-4406","language":"en","editor":[{"family":"Wood","given":"Alastair J.J."}],"author":[{"family":"Jacobson","given":"Mark A."}],"issued":{"date-parts":[["1997",7,10]]}}},{"id":4146,"uris":["http://zotero.org/groups/2160309/items/38Z4HGJL"],"uri":["http://zotero.org/groups/2160309/items/38Z4HGJL"],"itemData":{"id":4146,"type":"article-journal","title":"Intravenous Cidofovir for Peripheral Cytomegalovirus Retinitis in Patients with AIDS: A Randomized, Controlled Trial","container-title":"Annals of Internal Medicine","page":"257","volume":"126","issue":"4","source":"Crossref","DOI":"10.7326/0003-4819-126-4-199702150-00001","ISSN":"0003-4819","shortTitle":"Intravenous Cidofovir for Peripheral Cytomegalovirus Retinitis in Patients with AIDS","language":"en","author":[{"family":"Lalezari","given":"Jacob P."}],"issued":{"date-parts":[["1997",2,15]]}}}],"schema":"https://github.com/citation-style-language/schema/raw/master/csl-citation.json"} </w:instrText>
      </w:r>
      <w:r w:rsidR="00493562">
        <w:fldChar w:fldCharType="separate"/>
      </w:r>
      <w:r w:rsidR="00493562" w:rsidRPr="00493562">
        <w:rPr>
          <w:rFonts w:cs="Arial"/>
        </w:rPr>
        <w:t>(6, 7)</w:t>
      </w:r>
      <w:r w:rsidR="00493562">
        <w:fldChar w:fldCharType="end"/>
      </w:r>
      <w:r>
        <w:t xml:space="preserve">. This is an advantage over other treatments for CMV retinitis, such as ganciclovir and foscarnet, which must be administered more frequently (daily) </w:t>
      </w:r>
      <w:r w:rsidR="00493562">
        <w:fldChar w:fldCharType="begin"/>
      </w:r>
      <w:r w:rsidR="00493562">
        <w:instrText xml:space="preserve"> ADDIN ZOTERO_ITEM CSL_CITATION {"citationID":"c2cFQjSu","properties":{"formattedCitation":"(6, 8)","plainCitation":"(6, 8)","noteIndex":0},"citationItems":[{"id":4145,"uris":["http://zotero.org/groups/2160309/items/HGE4K7LV"],"uri":["http://zotero.org/groups/2160309/items/HGE4K7LV"],"itemData":{"id":4145,"type":"article-journal","title":"Treatment of Cytomegalovirus Retinitis in Patients with the Acquired Immunodeficiency Syndrome","container-title":"New England Journal of Medicine","page":"105-114","volume":"337","issue":"2","source":"Crossref","DOI":"10.1056/NEJM199707103370207","ISSN":"0028-4793, 1533-4406","language":"en","editor":[{"family":"Wood","given":"Alastair J.J."}],"author":[{"family":"Jacobson","given":"Mark A."}],"issued":{"date-parts":[["1997",7,10]]}}},{"id":4147,"uris":["http://zotero.org/groups/2160309/items/XLGWRWAG"],"uri":["http://zotero.org/groups/2160309/items/XLGWRWAG"],"itemData":{"id":4147,"type":"article-journal","title":"Mortality in Patients with the Acquired Immunodeficiency Syndrome Treated with either Foscarnet or Ganciclovir for Cytomegalovirus Retinitis","container-title":"New England Journal of Medicine","page":"213-220","volume":"326","issue":"4","source":"Crossref","DOI":"10.1056/NEJM199201233260401","ISSN":"0028-4793, 1533-4406","journalAbbreviation":"N","language":"en","issued":{"date-parts":[["1992",1,23]]}}}],"schema":"https://github.com/citation-style-language/schema/raw/master/csl-citation.json"} </w:instrText>
      </w:r>
      <w:r w:rsidR="00493562">
        <w:fldChar w:fldCharType="separate"/>
      </w:r>
      <w:r w:rsidR="00493562" w:rsidRPr="00493562">
        <w:rPr>
          <w:rFonts w:cs="Arial"/>
        </w:rPr>
        <w:t>(6, 8)</w:t>
      </w:r>
      <w:r w:rsidR="00493562">
        <w:fldChar w:fldCharType="end"/>
      </w:r>
      <w:r>
        <w:t>. However, similar to ganciclovir, foscarnet</w:t>
      </w:r>
      <w:r w:rsidR="00A01121">
        <w:t>,</w:t>
      </w:r>
      <w:r>
        <w:t xml:space="preserve"> and other nucleoside phosphonate analogs, CDV exhibits poor absorption and oral bioavailability </w:t>
      </w:r>
      <w:r w:rsidR="00493562">
        <w:fldChar w:fldCharType="begin"/>
      </w:r>
      <w:r w:rsidR="00A67896">
        <w:instrText xml:space="preserve"> ADDIN ZOTERO_ITEM CSL_CITATION {"citationID":"R8HCNcJQ","properties":{"formattedCitation":"(9)","plainCitation":"(9)","noteIndex":0},"citationItems":[{"id":5808,"uris":["http://zotero.org/groups/2160309/items/JP777NLE"],"uri":["http://zotero.org/groups/2160309/items/JP777NLE"],"itemData":{"id":5808,"type":"article-journal","title":"Clinical Pharmacokinetics of the Antiviral Nucleotide Analogues Cidofovir and Adefovir","container-title":"Clinical Pharmacokinetics","page":"127-143","volume":"36","issue":"2","source":"Springer Link","abstract":"Cidofovir and adefovir are members of a new class of antiviral compounds. They are acyclic phosphonate analogues of deoxynucleoside monophosphates. Both compounds undergo intracellular activation to form diphosphates that are potent inhibitors of viral DNA polymerases. Cidofovir has broad spectrum antiviral activity against herpesviruses, papillomaviruses and poxviruses, whereas adefovir has potent activity against retroviruses and certain DNA viruses, including herpesviruses and hepadnaviruses. Intravenous cidofovir is approved for treatment of cytomegalovirus retinitis in patients with AIDS.Cidofovir and adefovir are dianionic at physiological pH and have low oral bioavailability in animals and humans. After intravenous administration to HIV-infected patients, the pharmacokinetics of both drugs are independent of dose and are consistent with preclinical data. Systemic exposure is proportional to the intravenous dose and both drugs are cleared by the kidney and excreted extensively as unchanged drug in the urine. Intracellular activation of a small fraction (&lt;10%) of the dose by cellular kinases leads to prolonged antiviral effects that are not easily predicted from conventional pharmacokinetic studies. The observed rate of elimination of cidofovir and adefovir from serum may not reflect the true duration of action of these drugs, since the antiviral effect is dependent on concentrations of the active phosphorylated metabolites that are present within cells. For both drugs, &gt;90% of an intravenous dose is recovered unchanged in the urine over 24 hours. Metabolism does not contribute significantly to the total clearance of either drug. Concomitant oral probenecid decreases both the renal clearance of cidofovir and the incidence of nephrotoxicity, presumably by blocking its active tubular secretion. This is the basis of the clinical use of concomitant probenecid as a nephroprotectant during cidofovir therapy. Subcutaneous administration produces exposure equivalent to that following intravenous administration.Drug interaction studies with cidofovir are ongoing, but there is no evidence of an interaction between zidovudine and either cidofovir or adefovir. Clearance of cidofovir in patients with renal impairment showed a linear relationship to creatinine clearance. The low oral bioavailability of adefovir has led to the development of an oral prodrug, adefovir dipivoxil, currently in development for the treatment of HIV and hepatitis B infections.","DOI":"10.2165/00003088-199936020-00004","ISSN":"1179-1926","journalAbbreviation":"Clin Pharmacokinet","language":"en","author":[{"family":"Cundy","given":"Kenneth C."}],"issued":{"date-parts":[["1999",2,1]]}}}],"schema":"https://github.com/citation-style-language/schema/raw/master/csl-citation.json"} </w:instrText>
      </w:r>
      <w:r w:rsidR="00493562">
        <w:fldChar w:fldCharType="separate"/>
      </w:r>
      <w:r w:rsidR="00493562" w:rsidRPr="00493562">
        <w:rPr>
          <w:rFonts w:cs="Arial"/>
        </w:rPr>
        <w:t>(9)</w:t>
      </w:r>
      <w:r w:rsidR="00493562">
        <w:fldChar w:fldCharType="end"/>
      </w:r>
      <w:r>
        <w:t xml:space="preserve">. This is attributed to its high polarity and low lipophilicity, the latter resulting from its intrinsic negative charges at physiological pH. Finally, most treatment options for CMV, including CDV, are plagued by adverse side effects, most notably dose-limiting nephrotoxicity </w:t>
      </w:r>
      <w:r w:rsidR="00493562">
        <w:fldChar w:fldCharType="begin"/>
      </w:r>
      <w:r w:rsidR="00A67896">
        <w:instrText xml:space="preserve"> ADDIN ZOTERO_ITEM CSL_CITATION {"citationID":"yaYCnTVB","properties":{"formattedCitation":"(6, 9)","plainCitation":"(6, 9)","noteIndex":0},"citationItems":[{"id":4145,"uris":["http://zotero.org/groups/2160309/items/HGE4K7LV"],"uri":["http://zotero.org/groups/2160309/items/HGE4K7LV"],"itemData":{"id":4145,"type":"article-journal","title":"Treatment of Cytomegalovirus Retinitis in Patients with the Acquired Immunodeficiency Syndrome","container-title":"New England Journal of Medicine","page":"105-114","volume":"337","issue":"2","source":"Crossref","DOI":"10.1056/NEJM199707103370207","ISSN":"0028-4793, 1533-4406","language":"en","editor":[{"family":"Wood","given":"Alastair J.J."}],"author":[{"family":"Jacobson","given":"Mark A."}],"issued":{"date-parts":[["1997",7,10]]}}},{"id":5808,"uris":["http://zotero.org/groups/2160309/items/JP777NLE"],"uri":["http://zotero.org/groups/2160309/items/JP777NLE"],"itemData":{"id":5808,"type":"article-journal","title":"Clinical Pharmacokinetics of the Antiviral Nucleotide Analogues Cidofovir and Adefovir","container-title":"Clinical Pharmacokinetics","page":"127-143","volume":"36","issue":"2","source":"Springer Link","abstract":"Cidofovir and adefovir are members of a new class of antiviral compounds. They are acyclic phosphonate analogues of deoxynucleoside monophosphates. Both compounds undergo intracellular activation to form diphosphates that are potent inhibitors of viral DNA polymerases. Cidofovir has broad spectrum antiviral activity against herpesviruses, papillomaviruses and poxviruses, whereas adefovir has potent activity against retroviruses and certain DNA viruses, including herpesviruses and hepadnaviruses. Intravenous cidofovir is approved for treatment of cytomegalovirus retinitis in patients with AIDS.Cidofovir and adefovir are dianionic at physiological pH and have low oral bioavailability in animals and humans. After intravenous administration to HIV-infected patients, the pharmacokinetics of both drugs are independent of dose and are consistent with preclinical data. Systemic exposure is proportional to the intravenous dose and both drugs are cleared by the kidney and excreted extensively as unchanged drug in the urine. Intracellular activation of a small fraction (&lt;10%) of the dose by cellular kinases leads to prolonged antiviral effects that are not easily predicted from conventional pharmacokinetic studies. The observed rate of elimination of cidofovir and adefovir from serum may not reflect the true duration of action of these drugs, since the antiviral effect is dependent on concentrations of the active phosphorylated metabolites that are present within cells. For both drugs, &gt;90% of an intravenous dose is recovered unchanged in the urine over 24 hours. Metabolism does not contribute significantly to the total clearance of either drug. Concomitant oral probenecid decreases both the renal clearance of cidofovir and the incidence of nephrotoxicity, presumably by blocking its active tubular secretion. This is the basis of the clinical use of concomitant probenecid as a nephroprotectant during cidofovir therapy. Subcutaneous administration produces exposure equivalent to that following intravenous administration.Drug interaction studies with cidofovir are ongoing, but there is no evidence of an interaction between zidovudine and either cidofovir or adefovir. Clearance of cidofovir in patients with renal impairment showed a linear relationship to creatinine clearance. The low oral bioavailability of adefovir has led to the development of an oral prodrug, adefovir dipivoxil, currently in development for the treatment of HIV and hepatitis B infections.","DOI":"10.2165/00003088-199936020-00004","ISSN":"1179-1926","journalAbbreviation":"Clin Pharmacokinet","language":"en","author":[{"family":"Cundy","given":"Kenneth C."}],"issued":{"date-parts":[["1999",2,1]]}}}],"schema":"https://github.com/citation-style-language/schema/raw/master/csl-citation.json"} </w:instrText>
      </w:r>
      <w:r w:rsidR="00493562">
        <w:fldChar w:fldCharType="separate"/>
      </w:r>
      <w:r w:rsidR="00493562" w:rsidRPr="00493562">
        <w:rPr>
          <w:rFonts w:cs="Arial"/>
        </w:rPr>
        <w:t>(6, 9)</w:t>
      </w:r>
      <w:r w:rsidR="00493562">
        <w:fldChar w:fldCharType="end"/>
      </w:r>
      <w:r>
        <w:t>. Given the vulnerability of immunocompromised patients and other high-risk populations to CMV and other DNA viruses, treatment options with increased efficacy and reduced toxicity profiles are needed.</w:t>
      </w:r>
    </w:p>
    <w:p w14:paraId="7D79D411" w14:textId="43E68CC2" w:rsidR="00A67896" w:rsidRDefault="00B2567A" w:rsidP="0003249D">
      <w:pPr>
        <w:pStyle w:val="BodyText"/>
        <w:rPr>
          <w:ins w:id="96" w:author="Matt Doherty" w:date="2019-01-10T13:21:00Z"/>
        </w:rPr>
      </w:pPr>
      <w:r>
        <w:t xml:space="preserve">The limitations of CDV and other ANPs described above are primarily </w:t>
      </w:r>
      <w:r w:rsidR="0003249D">
        <w:t>due to their hydrophilic nature, which results in</w:t>
      </w:r>
      <w:r>
        <w:t xml:space="preserve"> poor transport characteristics </w:t>
      </w:r>
      <w:r w:rsidR="0003249D">
        <w:t>across lipid bilayer membranes.</w:t>
      </w:r>
      <w:del w:id="97" w:author="Matt Doherty" w:date="2019-01-14T11:18:00Z">
        <w:r w:rsidR="0003249D" w:rsidDel="00A669A9">
          <w:delText xml:space="preserve"> </w:delText>
        </w:r>
        <w:r w:rsidDel="00A669A9">
          <w:delText>.</w:delText>
        </w:r>
      </w:del>
      <w:r>
        <w:t xml:space="preserve"> Prodrug strategies that have been evaluated to date have attempted to mask the negative charge(s) with hydrophobic chemical moieties that are enzymatically cleavable upon intracellular permeation. </w:t>
      </w:r>
      <w:del w:id="98" w:author="Matt Doherty" w:date="2019-01-14T14:50:00Z">
        <w:r w:rsidDel="000B6388">
          <w:delText>Among t</w:delText>
        </w:r>
      </w:del>
      <w:ins w:id="99" w:author="Matt Doherty" w:date="2019-01-14T14:50:00Z">
        <w:r w:rsidR="000B6388">
          <w:t>T</w:t>
        </w:r>
      </w:ins>
      <w:r>
        <w:t xml:space="preserve">he chemical strategies that have been explored are acycloxyalkyl </w:t>
      </w:r>
      <w:r w:rsidR="00493562">
        <w:fldChar w:fldCharType="begin"/>
      </w:r>
      <w:r w:rsidR="00493562">
        <w:instrText xml:space="preserve"> ADDIN ZOTERO_ITEM CSL_CITATION {"citationID":"MN0muZpv","properties":{"formattedCitation":"(10)","plainCitation":"(10)","noteIndex":0},"citationItems":[{"id":4149,"uris":["http://zotero.org/groups/2160309/items/TYQSLN23"],"uri":["http://zotero.org/groups/2160309/items/TYQSLN23"],"itemData":{"id":4149,"type":"article-journal","title":"Synthesis and in vitro evaluation of a phosphonate prodrug: bis(pivaloyloxymethyl) 9-(2-phosphonylmethoxyethyl)adenine","container-title":"Antiviral Research","page":"267-273","volume":"19","issue":"3","source":"Crossref","DOI":"10.1016/0166-3542(92)90084-I","ISSN":"01663542","shortTitle":"Synthesis and in vitro evaluation of a phosphonate prodrug","language":"en","author":[{"family":"Starrett","given":"John E."},{"family":"Tortolani","given":"David R."},{"family":"Hitchcock","given":"Michael J.M."},{"family":"Martin","given":"John C."},{"family":"Mansuri","given":"Muzammil M."}],"issued":{"date-parts":[["1992",9]]}}}],"schema":"https://github.com/citation-style-language/schema/raw/master/csl-citation.json"} </w:instrText>
      </w:r>
      <w:r w:rsidR="00493562">
        <w:fldChar w:fldCharType="separate"/>
      </w:r>
      <w:r w:rsidR="00493562" w:rsidRPr="00493562">
        <w:rPr>
          <w:rFonts w:cs="Arial"/>
        </w:rPr>
        <w:t>(10)</w:t>
      </w:r>
      <w:r w:rsidR="00493562">
        <w:fldChar w:fldCharType="end"/>
      </w:r>
      <w:r>
        <w:t xml:space="preserve">, alkyloxyalkyl </w:t>
      </w:r>
      <w:r w:rsidR="00493562">
        <w:fldChar w:fldCharType="begin"/>
      </w:r>
      <w:r w:rsidR="00A67896">
        <w:instrText xml:space="preserve"> ADDIN ZOTERO_ITEM CSL_CITATION {"citationID":"WyKgDJVX","properties":{"formattedCitation":"(11)","plainCitation":"(11)","noteIndex":0},"citationItems":[{"id":5822,"uris":["http://zotero.org/groups/2160309/items/EIZCNNVI"],"uri":["http://zotero.org/groups/2160309/items/EIZCNNVI"],"itemData":{"id":5822,"type":"article-journal","title":"Alkoxyalkyl prodrugs of acyclic nucleoside phosphonates enhance oral antiviral activity and reduce toxicity: Current state of the art","container-title":"Antiviral Research","page":"A84-A98","volume":"82","issue":"2","source":"ScienceDirect","abstract":"Although the acyclic nucleoside phosphonates cidofovir, adefovir and tenofovir are approved for treating human cytomegalovirus, hepatitis B and HIV infections, respectively, their utility is limited by low oral bioavailability, renal toxicity and poor cell penetration. Research over the past decade has shown that these undesirable features can be eliminated by esterifying the compounds with an alkoxyalkyl group, in effect disguising them as lysophospholipids. In this modified form, the drugs are readily taken up in the gastrointestinal tract and have a prolonged circulation time in plasma. The active metabolite also has a long half life within cells, permitting infrequent dosing. Because these modified drugs are not recognized by the transport mechanisms that cause the accumulation of acyclic nucleoside phosphonates in renal tubular cells, they lack nephrotoxicity. Alkoxyalkyl esterification also markedly increases the in vitro antiviral activity of acyclic nucleoside phosphonates by improving their delivery into cells. For example, an alkoxyalkyl ester of cyclic-cidofovir, a less soluble compound, retains anti-CMV activity for 3 months following a single intravitreal injection. Two of these novel compounds, hexadecyloxypropyl-cidofovir (CMX001) and hexadecyloxypropyl-tenofovir (CMX157) are now in clinical development. This article focuses on the hexadecyloxypropyl and octadecyloxyethyl esters of cidofovir and (S)-HPMPA, describing their synthesis and the evaluation of their in vitro and in vivo activity against a range of orthopoxviruses, herpesviruses, adenoviruses and other double-stranded DNA viruses. The extension to other nucleoside phosphonate antivirals is highlighted, demonstrating that this novel approach can markedly improve the medicinal properties of these drugs.","DOI":"10.1016/j.antiviral.2009.01.005","ISSN":"0166-3542","shortTitle":"Alkoxyalkyl prodrugs of acyclic nucleoside phosphonates enhance oral antiviral activity and reduce toxicity","journalAbbreviation":"Antiviral Research","author":[{"family":"Hostetler","given":"Karl Y."}],"issued":{"date-parts":[["2009",5,1]]}}}],"schema":"https://github.com/citation-style-language/schema/raw/master/csl-citation.json"} </w:instrText>
      </w:r>
      <w:r w:rsidR="00493562">
        <w:fldChar w:fldCharType="separate"/>
      </w:r>
      <w:r w:rsidR="00493562" w:rsidRPr="00493562">
        <w:rPr>
          <w:rFonts w:cs="Arial"/>
        </w:rPr>
        <w:t>(11)</w:t>
      </w:r>
      <w:r w:rsidR="00493562">
        <w:fldChar w:fldCharType="end"/>
      </w:r>
      <w:r>
        <w:t xml:space="preserve">, S-acylthioethyl (SATE) </w:t>
      </w:r>
      <w:r w:rsidR="00493562">
        <w:fldChar w:fldCharType="begin"/>
      </w:r>
      <w:r w:rsidR="00493562">
        <w:instrText xml:space="preserve"> ADDIN ZOTERO_ITEM CSL_CITATION {"citationID":"f1RRW5kv","properties":{"formattedCitation":"(12)","plainCitation":"(12)","noteIndex":0},"citationItems":[{"id":4151,"uris":["http://zotero.org/groups/2160309/items/Y3B9HKLJ"],"uri":["http://zotero.org/groups/2160309/items/Y3B9HKLJ"],"itemData":{"id":4151,"type":"article-journal","title":"SATE Pronucleotide Approaches: An Overview","container-title":"Mini Reviews in Medicinal Chemistry","volume":"4","issue":"4","source":"Crossref","URL":"http://www.ingentaconnect.com/content/ben/mrmc/2004/00000004/00000004/art00007","DOI":"10.2174/1389557043404007","ISSN":"13895575","shortTitle":"SATE Pronucleotide Approaches","author":[{"family":"Peyrottes","given":"S."}],"issued":{"date-parts":[["2004"]]},"accessed":{"date-parts":[["2018",5,16]]}}}],"schema":"https://github.com/citation-style-language/schema/raw/master/csl-citation.json"} </w:instrText>
      </w:r>
      <w:r w:rsidR="00493562">
        <w:fldChar w:fldCharType="separate"/>
      </w:r>
      <w:r w:rsidR="00493562" w:rsidRPr="00493562">
        <w:rPr>
          <w:rFonts w:cs="Arial"/>
        </w:rPr>
        <w:t>(12)</w:t>
      </w:r>
      <w:r w:rsidR="00493562">
        <w:fldChar w:fldCharType="end"/>
      </w:r>
      <w:r>
        <w:t xml:space="preserve">, aryl </w:t>
      </w:r>
      <w:r w:rsidR="00493562">
        <w:fldChar w:fldCharType="begin"/>
      </w:r>
      <w:r w:rsidR="00493562">
        <w:instrText xml:space="preserve"> ADDIN ZOTERO_ITEM CSL_CITATION {"citationID":"bU0ERYY9","properties":{"formattedCitation":"(13)","plainCitation":"(13)","noteIndex":0},"citationItems":[{"id":4152,"uris":["http://zotero.org/groups/2160309/items/NZFXGCDV"],"uri":["http://zotero.org/groups/2160309/items/NZFXGCDV"],"itemData":{"id":4152,"type":"article-journal","title":"Aryl ester prodrugs of cyclic HPMPC. I: Physicochemical characterization and in vitro biological stability","container-title":"Pharmaceutical Research","page":"1687-1693","volume":"16","issue":"11","source":"PubMed","abstract":"PURPOSE: The chemical, enzymatic, and biological stabilities and physical properties of a series of salicylate and aryl ester prodrugs of the antiviral agent, cyclic HPMPC, were evaluated to support the selection of a lead compound for clinical development.\nMETHODS: Chemical stabilities of the prodrugs in buffered solutions at 37 degrees C were determined. Stability was also studied in the presence of porcine liver carboxyesterases (PLCE) at pH 7.4 and 25 degrees C. Tissue stabilities were examined in both human and dog intestinal homogenates, plasmas and liver homogenates. Prodrug and product concentrations were determined by reverse phase HPLC.\nRESULTS: Chemical degradation of the prodrugs resulted in the formation of both cyclic HPMPC and the corresponding HPMPC monoester. Chemical stability was dependent on the orientation of the exo-cyclic ligand; the equatorial isomers were 5.4- to 9.4-fold more reactive than the axial isomers. In the presence of PLCE, the salicylate prodrugs cleaved exclusively to give cyclic HPMPC and not the HPMPC monoester. In plasma, but not intestinal or liver homogenates, the salicylate esters of cyclic HPMPC cleaved readily with a rate dependent on the chain length of the alkyl ester substituent.\nCONCLUSIONS: The carboxylate function on the salicylate prodrugs of cyclic HPMPC provides an additional handle to chemically modify the lipophilicity, solubility and the biological reactivity of the prodrug. In tissue and enzymatic studies, the major degradation product is cyclic HPMPC. The salicylate ester prodrugs are attractive drug candidates for further in vivo evaluation.","DOI":"https://doi.org/10.1023/A:1018945713623","ISSN":"0724-8741","note":"PMID: 10571273","shortTitle":"Aryl ester prodrugs of cyclic HPMPC. I","journalAbbreviation":"Pharm. Res.","language":"eng","author":[{"family":"Oliyai","given":"R."},{"family":"Shaw","given":"J. P."},{"family":"Sueoka-Lennen","given":"C. M."},{"family":"Cundy","given":"K. C."},{"family":"Arimilli","given":"M. N."},{"family":"Jones","given":"R. J."},{"family":"Lee","given":"W. A."}],"issued":{"date-parts":[["1999",11]]}}}],"schema":"https://github.com/citation-style-language/schema/raw/master/csl-citation.json"} </w:instrText>
      </w:r>
      <w:r w:rsidR="00493562">
        <w:fldChar w:fldCharType="separate"/>
      </w:r>
      <w:r w:rsidR="00493562" w:rsidRPr="00493562">
        <w:rPr>
          <w:rFonts w:cs="Arial"/>
        </w:rPr>
        <w:t>(13)</w:t>
      </w:r>
      <w:r w:rsidR="00493562">
        <w:fldChar w:fldCharType="end"/>
      </w:r>
      <w:r>
        <w:t xml:space="preserve">, acyloxybenzyl phosphonate esters </w:t>
      </w:r>
      <w:r w:rsidR="00493562">
        <w:fldChar w:fldCharType="begin"/>
      </w:r>
      <w:r w:rsidR="00493562">
        <w:instrText xml:space="preserve"> ADDIN ZOTERO_ITEM CSL_CITATION {"citationID":"2zbljzQW","properties":{"formattedCitation":"(14)","plainCitation":"(14)","noteIndex":0},"citationItems":[{"id":4154,"uris":["http://zotero.org/groups/2160309/items/UNQNVJJ7"],"uri":["http://zotero.org/groups/2160309/items/UNQNVJJ7"],"itemData":{"id":4154,"type":"article-journal","title":"Bioreversible Protection of Nucleoside Diphosphates","container-title":"Angewandte Chemie International Edition","page":"8719-8722","volume":"47","issue":"45","source":"Crossref","DOI":"10.1002/anie.200803100","ISSN":"14337851, 15213773","language":"en","author":[{"family":"Jessen","given":"Henning Jacob"},{"family":"Schulz","given":"Tilmann"},{"family":"Balzarini","given":"Jan"},{"family":"Meier","given":"Chris"}],"issued":{"date-parts":[["2008",10,27]]}}}],"schema":"https://github.com/citation-style-language/schema/raw/master/csl-citation.json"} </w:instrText>
      </w:r>
      <w:r w:rsidR="00493562">
        <w:fldChar w:fldCharType="separate"/>
      </w:r>
      <w:r w:rsidR="00493562" w:rsidRPr="00493562">
        <w:rPr>
          <w:rFonts w:cs="Arial"/>
        </w:rPr>
        <w:t>(14)</w:t>
      </w:r>
      <w:r w:rsidR="00493562">
        <w:fldChar w:fldCharType="end"/>
      </w:r>
      <w:r>
        <w:t xml:space="preserve">, cyclosaligenyl phosphonate esters </w:t>
      </w:r>
      <w:r w:rsidR="00493562">
        <w:fldChar w:fldCharType="begin"/>
      </w:r>
      <w:r w:rsidR="00493562">
        <w:instrText xml:space="preserve"> ADDIN ZOTERO_ITEM CSL_CITATION {"citationID":"qfWzvHy0","properties":{"formattedCitation":"(15)","plainCitation":"(15)","noteIndex":0},"citationItems":[{"id":4155,"uris":["http://zotero.org/groups/2160309/items/KF75YXEA"],"uri":["http://zotero.org/groups/2160309/items/KF75YXEA"],"itemData":{"id":4155,"type":"article-journal","title":"&lt;i&gt;cyclo&lt;/i&gt; Sal-PMEA and &lt;i&gt;c&lt;/i&gt; &lt;i&gt;yclo&lt;/i&gt; Amb-PMEA: Potentially New Phosphonate Prodrugs Based on the &lt;i&gt;cyclo&lt;/i&gt; Sal-Pronucleotide Approach","container-title":"Journal of Medicinal Chemistry","page":"8079-8086","volume":"48","issue":"25","source":"Crossref","DOI":"10.1021/jm050641a","ISSN":"0022-2623, 1520-4804","shortTitle":"&lt;i&gt;cyclo&lt;/i&gt; Sal-PMEA and &lt;i&gt;c&lt;/i&gt; &lt;i&gt;yclo&lt;/i&gt; Amb-PMEA","language":"en","author":[{"family":"Meier","given":"Chris"},{"family":"Görbig","given":"Ulf"},{"family":"Müller","given":"Christian"},{"family":"Balzarini","given":"Jan"}],"issued":{"date-parts":[["2005",12]]}}}],"schema":"https://github.com/citation-style-language/schema/raw/master/csl-citation.json"} </w:instrText>
      </w:r>
      <w:r w:rsidR="00493562">
        <w:fldChar w:fldCharType="separate"/>
      </w:r>
      <w:r w:rsidR="00493562" w:rsidRPr="00493562">
        <w:rPr>
          <w:rFonts w:cs="Arial"/>
        </w:rPr>
        <w:t>(15)</w:t>
      </w:r>
      <w:r w:rsidR="00493562">
        <w:fldChar w:fldCharType="end"/>
      </w:r>
      <w:r w:rsidR="00562522">
        <w:t>,</w:t>
      </w:r>
      <w:r>
        <w:t xml:space="preserve"> and phosphonamidate </w:t>
      </w:r>
      <w:r w:rsidR="00493562">
        <w:fldChar w:fldCharType="begin"/>
      </w:r>
      <w:r w:rsidR="00493562">
        <w:instrText xml:space="preserve"> ADDIN ZOTERO_ITEM CSL_CITATION {"citationID":"FYTfv22T","properties":{"formattedCitation":"(16, 17)","plainCitation":"(16, 17)","noteIndex":0},"citationItems":[{"id":4156,"uris":["http://zotero.org/groups/2160309/items/PTQ5JL35"],"uri":["http://zotero.org/groups/2160309/items/PTQ5JL35"],"itemData":{"id":4156,"type":"article-journal","title":"Aryloxy Phosphoramidate Triesters: a Technology for Delivering Monophosphorylated Nucleosides and Sugars into Cells","container-title":"ChemMedChem","page":"1779-1791","volume":"4","issue":"11","source":"Crossref","DOI":"10.1002/cmdc.200900289","ISSN":"18607179, 18607187","shortTitle":"Aryloxy Phosphoramidate Triesters","language":"en","author":[{"family":"Mehellou","given":"Youcef"},{"family":"Balzarini","given":"Jan"},{"family":"McGuigan","given":"Christopher"}],"issued":{"date-parts":[["2009",11,2]]}}},{"id":4157,"uris":["http://zotero.org/groups/2160309/items/THLC7H4E"],"uri":["http://zotero.org/groups/2160309/items/THLC7H4E"],"itemData":{"id":4157,"type":"article-journal","title":"Aryloxy Phosphoramidate Triesters as Pro-Tides","container-title":"Mini Reviews in Medicinal Chemistry","volume":"4","issue":"4","source":"Crossref","URL":"http://www.ingentaconnect.com/content/ben/mrmc/2004/00000004/00000004/art00005","DOI":"10.2174/1389557043403936","ISSN":"13895575","author":[{"family":"Cahard","given":"D."}],"issued":{"date-parts":[["2004"]]},"accessed":{"date-parts":[["2018",5,16]]}}}],"schema":"https://github.com/citation-style-language/schema/raw/master/csl-citation.json"} </w:instrText>
      </w:r>
      <w:r w:rsidR="00493562">
        <w:fldChar w:fldCharType="separate"/>
      </w:r>
      <w:r w:rsidR="00493562" w:rsidRPr="00493562">
        <w:rPr>
          <w:rFonts w:cs="Arial"/>
        </w:rPr>
        <w:t>(16, 17)</w:t>
      </w:r>
      <w:r w:rsidR="00493562">
        <w:fldChar w:fldCharType="end"/>
      </w:r>
      <w:r>
        <w:t xml:space="preserve"> derivatives of ANPs. However, </w:t>
      </w:r>
      <w:del w:id="100" w:author="Matt Doherty" w:date="2019-01-11T14:52:00Z">
        <w:r w:rsidDel="009F1A49">
          <w:delText xml:space="preserve">none of </w:delText>
        </w:r>
      </w:del>
      <w:r>
        <w:t xml:space="preserve">these approaches have </w:t>
      </w:r>
      <w:ins w:id="101" w:author="Matt Doherty" w:date="2019-01-11T14:52:00Z">
        <w:r w:rsidR="009F1A49">
          <w:t xml:space="preserve">yet to </w:t>
        </w:r>
      </w:ins>
      <w:r>
        <w:t>yield</w:t>
      </w:r>
      <w:del w:id="102" w:author="Matt Doherty" w:date="2019-01-11T14:52:00Z">
        <w:r w:rsidDel="009F1A49">
          <w:delText>ed</w:delText>
        </w:r>
      </w:del>
      <w:r>
        <w:t xml:space="preserve"> an approved</w:t>
      </w:r>
      <w:ins w:id="103" w:author="Matt Doherty" w:date="2019-01-10T11:21:00Z">
        <w:r w:rsidR="00A01121">
          <w:t xml:space="preserve"> oral</w:t>
        </w:r>
      </w:ins>
      <w:r>
        <w:t xml:space="preserve"> therapeutic, either due to observed toxicity and/or because improvements in efficacy have not been substantial enough to warrant the time and expense for further development</w:t>
      </w:r>
      <w:ins w:id="104" w:author="Matt Doherty" w:date="2019-01-10T11:51:00Z">
        <w:r w:rsidR="00412ACF">
          <w:t xml:space="preserve">, with the possible exception of CMX-001 </w:t>
        </w:r>
      </w:ins>
      <w:del w:id="105" w:author="Matt Doherty" w:date="2019-01-10T11:51:00Z">
        <w:r w:rsidDel="00412ACF">
          <w:delText>.</w:delText>
        </w:r>
      </w:del>
      <w:ins w:id="106" w:author="Matt Doherty" w:date="2019-01-10T11:20:00Z">
        <w:r w:rsidR="005929C2">
          <w:t>(Brincidofovir</w:t>
        </w:r>
        <w:r w:rsidR="00A01121">
          <w:t>)</w:t>
        </w:r>
      </w:ins>
      <w:ins w:id="107" w:author="Matt Doherty" w:date="2019-01-10T11:21:00Z">
        <w:r w:rsidR="00A67896">
          <w:t>.</w:t>
        </w:r>
      </w:ins>
    </w:p>
    <w:p w14:paraId="345942AB" w14:textId="0A6FD0E0" w:rsidR="00A01121" w:rsidRDefault="00A01121" w:rsidP="0003249D">
      <w:pPr>
        <w:pStyle w:val="BodyText"/>
      </w:pPr>
      <w:ins w:id="108" w:author="Matt Doherty" w:date="2019-01-10T11:21:00Z">
        <w:r>
          <w:t xml:space="preserve">CMX-001 is </w:t>
        </w:r>
      </w:ins>
      <w:ins w:id="109" w:author="Matt Doherty" w:date="2019-01-10T11:26:00Z">
        <w:r>
          <w:t>a lipi</w:t>
        </w:r>
        <w:r w:rsidR="008E0A54">
          <w:t>d</w:t>
        </w:r>
        <w:r>
          <w:t>-ester</w:t>
        </w:r>
        <w:r w:rsidR="008E0A54">
          <w:t xml:space="preserve"> prodrug of </w:t>
        </w:r>
      </w:ins>
      <w:ins w:id="110" w:author="Matt Doherty" w:date="2019-01-10T11:45:00Z">
        <w:r w:rsidR="00412ACF">
          <w:t xml:space="preserve">CDV that </w:t>
        </w:r>
      </w:ins>
      <w:ins w:id="111" w:author="Matt Doherty" w:date="2019-01-10T11:46:00Z">
        <w:r w:rsidR="00412ACF">
          <w:t>increases oral bioavailability and reduces nephrotoxicity by lowering ki</w:t>
        </w:r>
      </w:ins>
      <w:ins w:id="112" w:author="Matt Doherty" w:date="2019-01-10T11:47:00Z">
        <w:r w:rsidR="00412ACF">
          <w:t>dney exposure</w:t>
        </w:r>
      </w:ins>
      <w:r w:rsidR="00A67896">
        <w:t xml:space="preserve"> </w:t>
      </w:r>
      <w:r w:rsidR="00A67896">
        <w:fldChar w:fldCharType="begin"/>
      </w:r>
      <w:r w:rsidR="00A67896">
        <w:instrText xml:space="preserve"> ADDIN ZOTERO_ITEM CSL_CITATION {"citationID":"wXuedvxe","properties":{"formattedCitation":"(18)","plainCitation":"(18)","noteIndex":0},"citationItems":[{"id":3068,"uris":["http://zotero.org/groups/2160309/items/VLPWUQ7B"],"uri":["http://zotero.org/groups/2160309/items/VLPWUQ7B"],"itemData":{"id":3068,"type":"article-journal","title":"Hexadecyloxypropyl-cidofovir, CMX001, prevents adenovirus-induced mortality in a permissive, immunosuppressed animal model","container-title":"Proceedings of the National Academy of Sciences","page":"7293-7297","volume":"105","issue":"20","source":"CrossRef","DOI":"10.1073/pnas.0800200105","ISSN":"0027-8424, 1091-6490","language":"en","author":[{"family":"Toth","given":"K."},{"family":"Spencer","given":"J. F."},{"family":"Dhar","given":"D."},{"family":"Sagartz","given":"J. E."},{"family":"Buller","given":"R. M. L."},{"family":"Painter","given":"G. R."},{"family":"Wold","given":"W. S. M."}],"issued":{"date-parts":[["2008",5,20]]}}}],"schema":"https://github.com/citation-style-language/schema/raw/master/csl-citation.json"} </w:instrText>
      </w:r>
      <w:r w:rsidR="00A67896">
        <w:fldChar w:fldCharType="separate"/>
      </w:r>
      <w:r w:rsidR="00A67896" w:rsidRPr="00A67896">
        <w:rPr>
          <w:rFonts w:cs="Arial"/>
        </w:rPr>
        <w:t>(18)</w:t>
      </w:r>
      <w:r w:rsidR="00A67896">
        <w:fldChar w:fldCharType="end"/>
      </w:r>
      <w:ins w:id="113" w:author="Matt Doherty" w:date="2019-01-10T11:47:00Z">
        <w:r w:rsidR="00412ACF">
          <w:t xml:space="preserve">. </w:t>
        </w:r>
      </w:ins>
      <w:ins w:id="114" w:author="Matt Doherty" w:date="2019-01-10T11:52:00Z">
        <w:r w:rsidR="00412ACF">
          <w:t xml:space="preserve">The lipid moiety allows for increased cellular uptake and </w:t>
        </w:r>
      </w:ins>
      <w:ins w:id="115" w:author="Matt Doherty" w:date="2019-01-10T13:15:00Z">
        <w:r w:rsidR="00A67896">
          <w:t xml:space="preserve">improved </w:t>
        </w:r>
      </w:ins>
      <w:ins w:id="116" w:author="Matt Doherty" w:date="2019-01-10T13:16:00Z">
        <w:r w:rsidR="00A67896">
          <w:t>activity against a broad spectrum of dsDNA viruses</w:t>
        </w:r>
      </w:ins>
      <w:r w:rsidR="00A67896">
        <w:t xml:space="preserve"> </w:t>
      </w:r>
      <w:r w:rsidR="00A67896">
        <w:fldChar w:fldCharType="begin"/>
      </w:r>
      <w:r w:rsidR="00C54C53">
        <w:instrText xml:space="preserve"> ADDIN ZOTERO_ITEM CSL_CITATION {"citationID":"Qfbp1OiM","properties":{"formattedCitation":"(18\\uc0\\u8211{}23)","plainCitation":"(18–23)","noteIndex":0},"citationItems":[{"id":3068,"uris":["http://zotero.org/groups/2160309/items/VLPWUQ7B"],"uri":["http://zotero.org/groups/2160309/items/VLPWUQ7B"],"itemData":{"id":3068,"type":"article-journal","title":"Hexadecyloxypropyl-cidofovir, CMX001, prevents adenovirus-induced mortality in a permissive, immunosuppressed animal model","container-title":"Proceedings of the National Academy of Sciences","page":"7293-7297","volume":"105","issue":"20","source":"CrossRef","DOI":"10.1073/pnas.0800200105","ISSN":"0027-8424, 1091-6490","language":"en","author":[{"family":"Toth","given":"K."},{"family":"Spencer","given":"J. F."},{"family":"Dhar","given":"D."},{"family":"Sagartz","given":"J. E."},{"family":"Buller","given":"R. M. L."},{"family":"Painter","given":"G. R."},{"family":"Wold","given":"W. S. M."}],"issued":{"date-parts":[["2008",5,20]]}}},{"id":5429,"uris":["http://zotero.org/groups/2160309/items/NGIF2JEK"],"uri":["http://zotero.org/groups/2160309/items/NGIF2JEK"],"itemData":{"id":5429,"type":"article-journal","title":"Efficacy of CMX001 Against Herpes Simplex Virus Infections in Mice and Correlations with Drug Distribution Studies","container-title":"The Journal of infectious diseases","page":"1492-1499","volume":"202","issue":"10","source":"PubMed Central","abstract":"CMX001, an orally active lipid conjugate of cidofovir (CDV), is 50 times more active in vitro against herpes simplex virus (HSV) replication than acyclovir (ACV) or CDV. These studies compared the efficacy of CMX001 to ACV in BALB/c mice inoculated intranasally with HSV types 1 or 2. CMX001 was effective in reducing mortality using doses of 5 to 1.25 mg/kg administered orally once daily even when treatments were delayed 48-72 h post viral inoculation. Organ samples from mice treated with CMX001 had titers three to five log10 pfu/gram of tissue lower than samples from ACV treated mice, including five different regions of the brain. Detectable concentrations of drug-related radioactivity were documented in the central nervous system of mice following oral administration of 14C-CMX001. These studies indicated that CMX001 penetrates the blood brain barrier, is a potent inhibitor of HSV replication in disseminated and CNS infections and is superior to ACV.","DOI":"10.1086/656717","ISSN":"0022-1899","note":"PMID: 20923374\nPMCID: PMC2957530","journalAbbreviation":"J Infect Dis","author":[{"family":"Quenelle","given":"Debra C."},{"family":"Lampert","given":"Bernhardt"},{"family":"Collins","given":"Deborah J."},{"family":"Rice","given":"Terri L."},{"family":"Painter","given":"George R."},{"family":"Kern","given":"Earl R."}],"issued":{"date-parts":[["2010",11,15]]}}},{"id":4244,"uris":["http://zotero.org/groups/2160309/items/5ASMUAJ2"],"uri":["http://zotero.org/groups/2160309/items/5ASMUAJ2"],"itemData":{"id":4244,"type":"article-journal","title":"Brincidofovir (CMX-001) for refractory and resistant CMV and HSV infections in immunocompromised cancer patients: A single-center experience","container-title":"Antiviral Research","page":"58-62","volume":"134","source":"PubMed","abstract":"BACKGROUND: The emergence of resistance to available antiviral drugs may cause higher Cytomegalovirus (CMV)-associated morbidity and mortality in hematopoietic cell transplant (HCT) recipients. Few novel antiviral drugs are being developed with potential effect against refractory or resistant CMV infections. Brincidofovir, an oral nucleotide analog and prodrug of cidofovir, has shown in vitro activity against CMV.\nMETHODS: We reviewed data of 4 cancer patients with resistant CMV or herpes simplex virus (HSV) infections and were treated with brincidofovir under emergency IND application.\nRESULTS: Three out of the 4 patients with resistant CMV or HSV infections responded to brincidofovir. Brincidofovir achieved virological response in 2 patients with confirmed UL97 mutation (ganciclovir-resistant CMV infection), but failed to control CMV when a specific UL54 mutation was present (conferring resistance to foscarnet and cidofovir), as seen with patient 3. Furthermore, brincidofovir was effective for treatment of acyclovir resistant HSV infection, as described in patient 4 which is in alignment with the high in vitro potency of brincidofovir (about 100-fold more than acyclovir) for inhibition of HSV replication. Only one patient had brincidofovir-related diarrhea without any evidence of concurrent gastrointestinal GVHD.\nCONCLUSION: Without the nephrotoxicity of cidofovir, brincidofovir could be an effective alternative for CMV-resistant and HSV-resistant infections. Combination therapy of brincidofovir with other antiviral agent, at a conventional or a lower dose, could be considered to potentiate efficacy and minimize side effects of the approved antiviral agents.","DOI":"10.1016/j.antiviral.2016.08.024","ISSN":"1872-9096","note":"PMID: 27582067","shortTitle":"Brincidofovir (CMX-001) for refractory and resistant CMV and HSV infections in immunocompromised cancer patients","journalAbbreviation":"Antiviral Res.","language":"eng","author":[{"family":"El-Haddad","given":"Danielle"},{"family":"El Chaer","given":"Firas"},{"family":"Vanichanan","given":"Jackapat"},{"family":"Shah","given":"Dimpy P."},{"family":"Ariza-Heredia","given":"Ella J."},{"family":"Mulanovich","given":"Victor E."},{"family":"Gulbis","given":"Alison M."},{"family":"Shpall","given":"Elizabeth J."},{"family":"Chemaly","given":"Roy F."}],"issued":{"date-parts":[["2016"]]}}},{"id":5627,"uris":["http://zotero.org/groups/2160309/items/VZWE4IHM"],"uri":["http://zotero.org/groups/2160309/items/VZWE4IHM"],"itemData":{"id":5627,"type":"article-journal","title":"Safety and efficacy of CMX001 as salvage therapy for severe adenovirus infections in immunocompromised patients","container-title":"Biology of Blood and Marrow Transplantation: Journal of the American Society for Blood and Marrow Transplantation","page":"731-738","volume":"18","issue":"5","source":"PubMed","abstract":"No therapeutic agent has yet been established as the definitive therapy for adenovirus infections. We describe the clinical experience of 13 immunocompromised patients who received CMX001 (hexadecyloxypropyl cidofovir), an orally bioavailable lipid conjugate of cidofovir, for adenovirus disease. We retrospectively analyzed 13 patients with adenovirus disease and viremia treated with CMX001; data were available for ≥ 4 weeks after initiation of CMX001 therapy. Virologic response (VR) was defined as a 99% drop from baseline or undetectable adenovirus DNA in serum. The median age of the group was 6 years (range, 0.92-66 years). One patient had severe combined immunodeficiency, 1 patient was a small bowel transplant recipient, and 11 were allogeneic stem cell transplant recipients. Adenovirus disease was diagnosed at a median of 75 days (range, 15-720 days) after transplantation. All patients received i.v. cidofovir for a median of 21 days (range, 5-90 days) before CMX001 therapy. The median absolute lymphocyte count at CMX001 initiation was 300 cells/μL (range, 7-1500 cells/μL). Eight patients (61.5%) had a ≥ 1 log10 drop in viral load after the first week of therapy. By week 8, 9 patients (69.2%) demonstrated a VR, with a median time to achieve VR of 7 days (range, 3-35 days). The change in absolute lymphocyte count was inversely correlated with the change in log10 viral load only at week 6 (r = -0.74; P = .03). Patients with VR had longer survival than those without VR (median 196 days versus 54.5 days; P = .04). No serious adverse events were attributed to CMX001 during therapy. CMX001 may be a promising therapeutic option for the treatment of severe adenovirus disease in immunocompromised patients.","DOI":"10.1016/j.bbmt.2011.09.007","ISSN":"1523-6536","note":"PMID: 21963623\nPMCID: PMC3608125","journalAbbreviation":"Biol. Blood Marrow Transplant.","language":"eng","author":[{"family":"Florescu","given":"Diana F."},{"family":"Pergam","given":"Steven A."},{"family":"Neely","given":"Michael N."},{"family":"Qiu","given":"Fang"},{"family":"Johnston","given":"Christine"},{"family":"Way","given":"SingSing"},{"family":"Sande","given":"Jane"},{"family":"Lewinsohn","given":"Deborah A."},{"family":"Guzman-Cottrill","given":"Judith A."},{"family":"Graham","given":"Michael L."},{"family":"Papanicolaou","given":"Genovefa"},{"family":"Kurtzberg","given":"Joanne"},{"family":"Rigdon","given":"Joseph"},{"family":"Painter","given":"Wendy"},{"family":"Mommeja-Marin","given":"Herve"},{"family":"Lanier","given":"Randall"},{"family":"Anderson","given":"Maggie"},{"family":"Horst","given":"Charles","non-dropping-particle":"van der"}],"issued":{"date-parts":[["2012",5]]}}},{"id":4240,"uris":["http://zotero.org/groups/2160309/items/BVBJT4UY"],"uri":["http://zotero.org/groups/2160309/items/BVBJT4UY"],"itemData":{"id":4240,"type":"article-journal","title":"Development of CMX001 (Brincidofovir) for the treatment of serious diseases or conditions caused by dsDNA viruses","container-title":"Expert Review of Anti-Infective Therapy","page":"1171-1178","volume":"12","issue":"10","source":"PubMed","abstract":"CMX001 (hexadecyloxypropyl-cidofovir, Brincidofovir) is a broad spectrum, lipid conjugate of cidofovir that is converted intracellularly into the active antiviral, cidofovir diphosphate. The lipid conjugation results in oral bioavailability, higher intracellular concentrations of active drug, lower plasma concentrations of cidofovir and increased antiviral potency against dsDNA viruses.","DOI":"10.1586/14787210.2014.948847","ISSN":"1744-8336","note":"PMID: 25120093","journalAbbreviation":"Expert Rev Anti Infect Ther","language":"eng","author":[{"family":"Florescu","given":"Diana F."},{"family":"Keck","given":"Megan A."}],"issued":{"date-parts":[["2014",10]]}}},{"id":4242,"uris":["http://zotero.org/groups/2160309/items/BVZVGGKE"],"uri":["http://zotero.org/groups/2160309/items/BVZVGGKE"],"itemData":{"id":4242,"type":"article-journal","title":"The use of brincidofovir for the treatment of mixed dsDNA viral infection","container-title":"Journal of Clinical Virology: The Official Publication of the Pan American Society for Clinical Virology","page":"1-4","volume":"83","source":"PubMed","abstract":"Double-stranded DNA (dsDNA) viral infections constitute a major complication following solid organ and stem cell transplantation. Few therapeutic options are currently available for the treatment of such infections in highly immunocompromised hosts. Brincidofovir is an oral investigational drug with broad antiviral activity against dsDNA viruses in vitro, but clinical experience is limited. Here we report a young female who developed a mixed infection with adenovirus, cytomegalovirus, Epstein-Barr virus and BK polyomavirus after an allogeneic stem cell transplant, and was successfully treated with brincidofovir.","DOI":"10.1016/j.jcv.2016.07.021","ISSN":"1873-5967","note":"PMID: 27513204","journalAbbreviation":"J. Clin. Virol.","language":"eng","author":[{"family":"Camargo","given":"Jose F."},{"family":"Morris","given":"Michele I."},{"family":"Abbo","given":"Lilian M."},{"family":"Simkins","given":"Jacques"},{"family":"Saneeymehri","given":"Seyyedeh"},{"family":"Alencar","given":"Maritza C."},{"family":"Lekakis","given":"Lazaros J."},{"family":"Komanduri","given":"Krishna V."}],"issued":{"date-parts":[["2016"]]}}}],"schema":"https://github.com/citation-style-language/schema/raw/master/csl-citation.json"} </w:instrText>
      </w:r>
      <w:r w:rsidR="00A67896">
        <w:fldChar w:fldCharType="separate"/>
      </w:r>
      <w:r w:rsidR="00C54C53" w:rsidRPr="00C54C53">
        <w:rPr>
          <w:rFonts w:cs="Arial"/>
        </w:rPr>
        <w:t>(18–23)</w:t>
      </w:r>
      <w:r w:rsidR="00A67896">
        <w:fldChar w:fldCharType="end"/>
      </w:r>
      <w:ins w:id="117" w:author="Matt Doherty" w:date="2019-01-10T13:16:00Z">
        <w:r w:rsidR="00A67896">
          <w:t xml:space="preserve">. </w:t>
        </w:r>
      </w:ins>
      <w:r w:rsidR="00562522">
        <w:t>Unfortunately</w:t>
      </w:r>
      <w:ins w:id="118" w:author="Matt Doherty" w:date="2019-01-10T11:49:00Z">
        <w:r w:rsidR="00412ACF">
          <w:t xml:space="preserve">, </w:t>
        </w:r>
      </w:ins>
      <w:ins w:id="119" w:author="Matt Doherty" w:date="2019-01-14T14:53:00Z">
        <w:r w:rsidR="000B6388">
          <w:t xml:space="preserve">dose-limiting GI toxicity has been observed </w:t>
        </w:r>
        <w:r w:rsidR="00552F83">
          <w:t xml:space="preserve">with </w:t>
        </w:r>
      </w:ins>
      <w:ins w:id="120" w:author="Matt Doherty" w:date="2019-01-10T11:49:00Z">
        <w:r w:rsidR="00412ACF">
          <w:t xml:space="preserve">oral </w:t>
        </w:r>
      </w:ins>
      <w:r w:rsidR="000C3E3D">
        <w:t>administration</w:t>
      </w:r>
      <w:ins w:id="121" w:author="Matt Doherty" w:date="2019-01-10T11:49:00Z">
        <w:r w:rsidR="00412ACF">
          <w:t xml:space="preserve"> C</w:t>
        </w:r>
        <w:r w:rsidR="00552F83">
          <w:t>MX-001</w:t>
        </w:r>
      </w:ins>
      <w:del w:id="122" w:author="Matt Doherty" w:date="2019-01-14T14:53:00Z">
        <w:r w:rsidR="000C3E3D" w:rsidDel="00552F83">
          <w:delText>associated</w:delText>
        </w:r>
        <w:r w:rsidR="000C3E3D" w:rsidDel="000B6388">
          <w:delText xml:space="preserve"> </w:delText>
        </w:r>
      </w:del>
      <w:ins w:id="123" w:author="Matt Doherty" w:date="2019-01-10T13:17:00Z">
        <w:r w:rsidR="00A67896">
          <w:t>, which may limit its use</w:t>
        </w:r>
      </w:ins>
      <w:r w:rsidR="000C3E3D">
        <w:t xml:space="preserve"> to</w:t>
      </w:r>
      <w:ins w:id="124" w:author="Matt Doherty" w:date="2019-01-10T13:17:00Z">
        <w:r w:rsidR="00A67896">
          <w:t xml:space="preserve"> IV administration</w:t>
        </w:r>
      </w:ins>
      <w:ins w:id="125" w:author="Matt Doherty" w:date="2019-01-11T14:59:00Z">
        <w:r w:rsidR="001B0555">
          <w:t xml:space="preserve"> in adult patients</w:t>
        </w:r>
      </w:ins>
      <w:r w:rsidR="00A67896">
        <w:t xml:space="preserve"> </w:t>
      </w:r>
      <w:r w:rsidR="00A67896">
        <w:fldChar w:fldCharType="begin"/>
      </w:r>
      <w:r w:rsidR="00C54C53">
        <w:instrText xml:space="preserve"> ADDIN ZOTERO_ITEM CSL_CITATION {"citationID":"pVmkjIIi","properties":{"formattedCitation":"(24, 25)","plainCitation":"(24, 25)","noteIndex":0},"citationItems":[{"id":7547,"uris":["http://zotero.org/groups/2160309/items/DGB9WBLJ"],"uri":["http://zotero.org/groups/2160309/items/DGB9WBLJ"],"itemData":{"id":7547,"type":"article-journal","title":"Brincidofovir (CMX001) Toxicity Associated With Epithelial Apoptosis and Crypt Drop Out in a Hematopoietic Cell Transplant Patient: Challenges in Distinguishing Drug Toxicity From GVHD","container-title":"J Pediatr Hematol Oncol","page":"5","volume":"40","issue":"6","source":"Zotero","abstract":"Brincidofovir (CMX001) is an oral agent with activity against double-strand DNA viruses undergoing clinical trials in immunocompromised patients. We report a patient clinically diagnosed with brincidofovir-related gastrointestinal (GI) toxicity and his histologic ﬁndings. A 2-year-old boy with medulloblastoma undergoing autologous hematopoietic cell transplantation developed adenovirus viremia 9 days posttransplant. After initial treatment with intravenous cidofovir he was started on oral brincidofovir as part of a clinical trial. He developed hematochezia, anorexia, and emesis 11 weeks later. Sigmoid colon biopsy showed marked crypt drop out, moderate epithelial apoptosis, and lamina propria edema. The pathologic diagnosis was drug-related injury versus infection. Brincidofovir toxicity was diagnosed clinically and the drug was discontinued. His GI symptoms improved in 2 weeks with supportive care and octreotide. Brincidofovir causes GI toxicity and histologically demonstrates epithelial apoptosis and crypt injury, similar to graft versus host disease and mycophenolate mofetil toxicity.","language":"en","author":[{"family":"Detweiler","given":"Claire J"},{"family":"Mueller","given":"Sarah B"},{"family":"Sung","given":"Anthony D"},{"family":"Saullo","given":"Jennifer L"},{"family":"Prasad","given":"Vinod K"},{"family":"Cardona","given":"Diana M"}],"issued":{"date-parts":[["2018"]]}}},{"id":7559,"uris":["http://zotero.org/groups/2160309/items/G4LIF6X6"],"uri":["http://zotero.org/groups/2160309/items/G4LIF6X6"],"itemData":{"id":7559,"type":"article-journal","title":"First Pharmacokinetic and Safety Study in Humans of the Novel Lipid Antiviral Conjugate CMX001, a Broad-Spectrum Oral Drug Active against Double-Stranded DNA Viruses","container-title":"Antimicrobial Agents and Chemotherapy","page":"2726-2734","volume":"56","issue":"5","source":"aac-asm-org.proxy2.cl.msu.edu","abstract":"CMX001 is a novel, broad-spectrum lipid antiviral conjugate (LAC) that produces high intracellular levels of the active antiviral agent cidofovir diphosphate (CDV-PP). Study CMX001-102 was a randomized, double-blind, placebo-controlled, parallel group, dose-escalating study in healthy volunteers. The objectives of the study were to evaluate the safety and pharmacokinetic parameters of CMX001 after single and multiple doses. Single doses ranging from 0.25 to 2.0 mg/kg of body weight and multiple doses ranging from 0.1 to 1.0 mg/kg (3 total doses, administered every 6 days) were given orally. Safety was assessed using comprehensive clinical and laboratory evaluations, including enhanced monitoring for potential gastrointestinal (GI) effects using wireless capsule endoscopy (WCE). Serial plasma and pooled urine samples were collected to estimate pharmacokinetic parameters for both CMX001 and cidofovir (CDV). No adverse events occurred that prevented dose escalation. No clinically significant drug-related changes in blood chemistry, hematology, renal function, or intraocular pressure were observed. No CMX001-related gastrointestinal mucosal changes were observed by WCE. CMX001 was absorbed rapidly, with maximum plasma concentrations observed 2 to 3 h postdose. Maximum plasma drug concentration and systemic exposure of CMX001 increased approximately in proportion to dose following single and multiple doses; no significant accumulation of CMX001 or CDV was observed following multiple doses. We conclude that CMX001 is orally bioavailable and well tolerated in healthy volunteers at doses up to 2 mg/kg, approximately 140 mg in a typical adult. This is the first demonstration of the use of phospholipid conjugation technology to achieve plasma drug exposures that are expected to result in activity against multiple double-stranded DNA viruses.","DOI":"10.1128/AAC.05983-11","ISSN":"0066-4804, 1098-6596","note":"PMID: 22391537","language":"en","author":[{"family":"Painter","given":"Wendy"},{"family":"Robertson","given":"Alice"},{"family":"Trost","given":"Lawrence C."},{"family":"Godkin","given":"Susan"},{"family":"Lampert","given":"Bernhard"},{"family":"Painter","given":"George"}],"issued":{"date-parts":[["2012",5,1]]}}}],"schema":"https://github.com/citation-style-language/schema/raw/master/csl-citation.json"} </w:instrText>
      </w:r>
      <w:r w:rsidR="00A67896">
        <w:fldChar w:fldCharType="separate"/>
      </w:r>
      <w:r w:rsidR="00C54C53" w:rsidRPr="00C54C53">
        <w:rPr>
          <w:rFonts w:cs="Arial"/>
        </w:rPr>
        <w:t>(24, 25)</w:t>
      </w:r>
      <w:r w:rsidR="00A67896">
        <w:fldChar w:fldCharType="end"/>
      </w:r>
      <w:ins w:id="126" w:author="Matt Doherty" w:date="2019-01-10T13:17:00Z">
        <w:r w:rsidR="00A67896">
          <w:t>.</w:t>
        </w:r>
      </w:ins>
      <w:ins w:id="127" w:author="Matt Doherty" w:date="2019-01-10T13:18:00Z">
        <w:r w:rsidR="00A67896">
          <w:t xml:space="preserve"> </w:t>
        </w:r>
      </w:ins>
      <w:ins w:id="128" w:author="Matt Doherty" w:date="2019-01-10T13:19:00Z">
        <w:r w:rsidR="00A67896">
          <w:t xml:space="preserve">However, </w:t>
        </w:r>
      </w:ins>
      <w:ins w:id="129" w:author="Matt Doherty" w:date="2019-01-10T13:20:00Z">
        <w:r w:rsidR="00A67896">
          <w:t xml:space="preserve">the improved oral bioavailability and efficacy observed with CMX-001 </w:t>
        </w:r>
      </w:ins>
      <w:ins w:id="130" w:author="Matt Doherty" w:date="2019-01-10T13:21:00Z">
        <w:r w:rsidR="00A67896">
          <w:t>supports continued exploration of</w:t>
        </w:r>
      </w:ins>
      <w:ins w:id="131" w:author="Matt Doherty" w:date="2019-01-10T13:18:00Z">
        <w:r w:rsidR="00A67896">
          <w:t xml:space="preserve"> a</w:t>
        </w:r>
      </w:ins>
      <w:ins w:id="132" w:author="Matt Doherty" w:date="2019-01-10T13:21:00Z">
        <w:r w:rsidR="00A67896">
          <w:t>lternate</w:t>
        </w:r>
      </w:ins>
      <w:ins w:id="133" w:author="Matt Doherty" w:date="2019-01-10T13:18:00Z">
        <w:r w:rsidR="00A67896">
          <w:t xml:space="preserve"> prodrug moiet</w:t>
        </w:r>
      </w:ins>
      <w:ins w:id="134" w:author="Matt Doherty" w:date="2019-01-10T13:21:00Z">
        <w:r w:rsidR="00A67896">
          <w:t>ies</w:t>
        </w:r>
      </w:ins>
      <w:ins w:id="135" w:author="Matt Doherty" w:date="2019-01-10T13:22:00Z">
        <w:r w:rsidR="001B0555">
          <w:t xml:space="preserve"> </w:t>
        </w:r>
      </w:ins>
      <w:ins w:id="136" w:author="Matt Doherty" w:date="2019-01-11T11:24:00Z">
        <w:r w:rsidR="00607867">
          <w:t>with</w:t>
        </w:r>
      </w:ins>
      <w:ins w:id="137" w:author="Matt Doherty" w:date="2019-01-11T14:56:00Z">
        <w:r w:rsidR="001B0555">
          <w:t xml:space="preserve"> similar efficacy and</w:t>
        </w:r>
      </w:ins>
      <w:ins w:id="138" w:author="Matt Doherty" w:date="2019-01-10T13:22:00Z">
        <w:r w:rsidR="00A67896">
          <w:t xml:space="preserve"> lower GI toxicity</w:t>
        </w:r>
      </w:ins>
      <w:r w:rsidR="00562522">
        <w:t xml:space="preserve"> </w:t>
      </w:r>
      <w:del w:id="139" w:author="Matt Doherty" w:date="2019-01-11T11:24:00Z">
        <w:r w:rsidR="00562522" w:rsidDel="00607867">
          <w:delText xml:space="preserve">with </w:delText>
        </w:r>
      </w:del>
      <w:ins w:id="140" w:author="Matt Doherty" w:date="2019-01-11T11:24:00Z">
        <w:r w:rsidR="00607867">
          <w:t xml:space="preserve">following </w:t>
        </w:r>
      </w:ins>
      <w:r w:rsidR="00562522">
        <w:t>oral administration</w:t>
      </w:r>
      <w:ins w:id="141" w:author="Matt Doherty" w:date="2019-01-10T13:22:00Z">
        <w:r w:rsidR="00A67896">
          <w:t>.</w:t>
        </w:r>
      </w:ins>
    </w:p>
    <w:p w14:paraId="41F91878" w14:textId="314C6EBE" w:rsidR="00C47328" w:rsidRDefault="00B2567A" w:rsidP="0003249D">
      <w:pPr>
        <w:pStyle w:val="BodyText"/>
      </w:pPr>
      <w:r>
        <w:t>In this work, we investigated prodrugs employing a phosphoester linkage of CDV to a tyrosine amide aliphatic chain (lengths 12 and 16</w:t>
      </w:r>
      <w:r w:rsidR="002554EE">
        <w:t>,</w:t>
      </w:r>
      <w:r>
        <w:t xml:space="preserve"> </w:t>
      </w:r>
      <w:r w:rsidR="002554EE">
        <w:t>C12-Tyr-</w:t>
      </w:r>
      <w:del w:id="142" w:author="Matt Doherty" w:date="2019-01-14T14:58:00Z">
        <w:r w:rsidR="002554EE" w:rsidDel="00552F83">
          <w:delText xml:space="preserve">HPMPC </w:delText>
        </w:r>
      </w:del>
      <w:ins w:id="143" w:author="Matt Doherty" w:date="2019-01-14T14:58:00Z">
        <w:r w:rsidR="00552F83">
          <w:t xml:space="preserve">CDV </w:t>
        </w:r>
      </w:ins>
      <w:r w:rsidR="002554EE">
        <w:t>and C16-Tyr-</w:t>
      </w:r>
      <w:del w:id="144" w:author="Matt Doherty" w:date="2019-01-14T14:58:00Z">
        <w:r w:rsidR="002554EE" w:rsidDel="00552F83">
          <w:delText>HPMPC</w:delText>
        </w:r>
      </w:del>
      <w:ins w:id="145" w:author="Matt Doherty" w:date="2019-01-14T14:58:00Z">
        <w:r w:rsidR="00552F83">
          <w:t>CDV</w:t>
        </w:r>
      </w:ins>
      <w:r w:rsidR="002554EE">
        <w:t xml:space="preserve">, </w:t>
      </w:r>
      <w:r>
        <w:t>respectively) (</w:t>
      </w:r>
      <w:r w:rsidRPr="00552F83">
        <w:rPr>
          <w:b/>
          <w:rPrChange w:id="146" w:author="Matt Doherty" w:date="2019-01-14T14:58:00Z">
            <w:rPr/>
          </w:rPrChange>
        </w:rPr>
        <w:t>3 and 4 in Figure 1</w:t>
      </w:r>
      <w:r>
        <w:t xml:space="preserve">). These two prodrugs were evaluated </w:t>
      </w:r>
      <w:r w:rsidRPr="0003249D">
        <w:rPr>
          <w:i/>
        </w:rPr>
        <w:t>in vitro</w:t>
      </w:r>
      <w:r>
        <w:t xml:space="preserve"> against several DNA viruses and compared to CDV and other standard therapeutics. The C12 and C16 prodrug analogs exhibited approximately one to two orders of magnitude improved antiviral activity. The relative </w:t>
      </w:r>
      <w:r w:rsidR="002554EE">
        <w:t xml:space="preserve">increase </w:t>
      </w:r>
      <w:r>
        <w:t xml:space="preserve">of antiviral </w:t>
      </w:r>
      <w:r w:rsidR="002554EE">
        <w:t xml:space="preserve">potency </w:t>
      </w:r>
      <w:r>
        <w:t xml:space="preserve">was found to correlate with increases in intracellular levels of the </w:t>
      </w:r>
      <w:del w:id="147" w:author="Matt Doherty" w:date="2019-01-14T14:56:00Z">
        <w:r w:rsidDel="00552F83">
          <w:delText xml:space="preserve">active </w:delText>
        </w:r>
      </w:del>
      <w:r>
        <w:t>metabolites CDV and CDV-PP</w:t>
      </w:r>
      <w:del w:id="148" w:author="Matt Doherty" w:date="2019-01-14T14:57:00Z">
        <w:r w:rsidR="002554EE" w:rsidDel="00552F83">
          <w:delText>,</w:delText>
        </w:r>
        <w:r w:rsidDel="00552F83">
          <w:delText xml:space="preserve"> </w:delText>
        </w:r>
      </w:del>
      <w:del w:id="149" w:author="Matt Doherty" w:date="2019-01-14T14:56:00Z">
        <w:r w:rsidDel="00552F83">
          <w:delText>respectively</w:delText>
        </w:r>
        <w:r w:rsidR="002554EE" w:rsidDel="00552F83">
          <w:delText>,</w:delText>
        </w:r>
      </w:del>
      <w:r w:rsidR="002554EE">
        <w:t xml:space="preserve"> </w:t>
      </w:r>
      <w:del w:id="150" w:author="Matt Doherty" w:date="2019-01-14T14:57:00Z">
        <w:r w:rsidR="002554EE" w:rsidDel="00552F83">
          <w:delText>and with</w:delText>
        </w:r>
      </w:del>
      <w:ins w:id="151" w:author="Matt Doherty" w:date="2019-01-14T14:57:00Z">
        <w:r w:rsidR="00552F83">
          <w:t>as well as</w:t>
        </w:r>
      </w:ins>
      <w:r w:rsidR="002554EE">
        <w:t xml:space="preserve"> alkyl chain length</w:t>
      </w:r>
      <w:r>
        <w:t xml:space="preserve">. </w:t>
      </w:r>
      <w:r w:rsidR="002554EE">
        <w:t xml:space="preserve">Furthermore, </w:t>
      </w:r>
      <w:ins w:id="152" w:author="Matt Doherty" w:date="2019-01-14T11:21:00Z">
        <w:r w:rsidR="00A669A9">
          <w:t xml:space="preserve">though oral bioavailability remained low, </w:t>
        </w:r>
      </w:ins>
      <w:ins w:id="153" w:author="Matt Doherty" w:date="2019-01-14T09:25:00Z">
        <w:r w:rsidR="005929C2">
          <w:t xml:space="preserve">orally dosed </w:t>
        </w:r>
      </w:ins>
      <w:r w:rsidR="002554EE">
        <w:t>C16-Tyr-</w:t>
      </w:r>
      <w:del w:id="154" w:author="Matt Doherty" w:date="2019-01-14T14:57:00Z">
        <w:r w:rsidR="002554EE" w:rsidDel="00552F83">
          <w:delText>HPMP</w:delText>
        </w:r>
      </w:del>
      <w:r w:rsidR="002554EE">
        <w:t>C</w:t>
      </w:r>
      <w:ins w:id="155" w:author="Matt Doherty" w:date="2019-01-14T14:57:00Z">
        <w:r w:rsidR="00552F83">
          <w:t>DV</w:t>
        </w:r>
      </w:ins>
      <w:r>
        <w:t xml:space="preserve"> </w:t>
      </w:r>
      <w:r w:rsidR="00805083">
        <w:t xml:space="preserve">was effective </w:t>
      </w:r>
      <w:r w:rsidR="00805083">
        <w:rPr>
          <w:i/>
        </w:rPr>
        <w:t>in vivo</w:t>
      </w:r>
      <w:r w:rsidR="00805083">
        <w:t xml:space="preserve"> </w:t>
      </w:r>
      <w:r w:rsidR="00644940">
        <w:t>against murine CMV</w:t>
      </w:r>
      <w:ins w:id="156" w:author="Matt Doherty" w:date="2019-01-14T11:20:00Z">
        <w:r w:rsidR="00A669A9">
          <w:t xml:space="preserve"> (mCMV)</w:t>
        </w:r>
      </w:ins>
      <w:r w:rsidR="00644940">
        <w:t xml:space="preserve"> and </w:t>
      </w:r>
      <w:r w:rsidR="00AD3B90">
        <w:t xml:space="preserve">human </w:t>
      </w:r>
      <w:r w:rsidR="00644940">
        <w:t>Adenovirus</w:t>
      </w:r>
      <w:ins w:id="157" w:author="Matt Doherty" w:date="2019-01-14T14:03:00Z">
        <w:r w:rsidR="003B13D5">
          <w:t xml:space="preserve"> (Ad)</w:t>
        </w:r>
      </w:ins>
      <w:r w:rsidR="00644940">
        <w:t xml:space="preserve"> </w:t>
      </w:r>
      <w:r w:rsidR="00B74508">
        <w:t>with</w:t>
      </w:r>
      <w:r>
        <w:t xml:space="preserve"> reduced kidney toxicity</w:t>
      </w:r>
      <w:r w:rsidR="00805083">
        <w:t xml:space="preserve"> and</w:t>
      </w:r>
      <w:r>
        <w:t xml:space="preserve"> improved </w:t>
      </w:r>
      <w:r w:rsidR="002554EE">
        <w:t>biodistribution</w:t>
      </w:r>
      <w:del w:id="158" w:author="Matt Doherty" w:date="2019-01-14T11:20:00Z">
        <w:r w:rsidR="00644940" w:rsidDel="00A669A9">
          <w:delText>,</w:delText>
        </w:r>
      </w:del>
      <w:r w:rsidR="00805083">
        <w:t xml:space="preserve"> compared to CDV</w:t>
      </w:r>
      <w:del w:id="159" w:author="Matt Doherty" w:date="2019-01-14T11:21:00Z">
        <w:r w:rsidR="00605582" w:rsidDel="00A669A9">
          <w:delText>, though oral bioavailability remained low</w:delText>
        </w:r>
      </w:del>
      <w:r>
        <w:t xml:space="preserve">. These results warrant further investigation of CDV </w:t>
      </w:r>
      <w:r w:rsidR="000C3E3D">
        <w:t>prodrug</w:t>
      </w:r>
      <w:r w:rsidR="00042E16">
        <w:t xml:space="preserve"> strategies that increase oral bioavailability with reduced GI toxicity</w:t>
      </w:r>
      <w:ins w:id="160" w:author="Matt Doherty" w:date="2019-01-14T18:05:00Z">
        <w:r w:rsidR="007C6F21">
          <w:t>, compared to CMX-001,</w:t>
        </w:r>
      </w:ins>
      <w:r w:rsidR="00042E16">
        <w:t xml:space="preserve"> for use</w:t>
      </w:r>
      <w:r w:rsidR="000C3E3D">
        <w:t xml:space="preserve"> as</w:t>
      </w:r>
      <w:r w:rsidR="00042E16">
        <w:t xml:space="preserve"> a</w:t>
      </w:r>
      <w:ins w:id="161" w:author="Matt Doherty" w:date="2019-01-14T09:26:00Z">
        <w:r w:rsidR="005929C2">
          <w:t xml:space="preserve"> broad-spectrum</w:t>
        </w:r>
      </w:ins>
      <w:del w:id="162" w:author="Matt Doherty" w:date="2019-01-14T09:26:00Z">
        <w:r w:rsidR="00042E16" w:rsidDel="005929C2">
          <w:delText>n</w:delText>
        </w:r>
      </w:del>
      <w:r w:rsidR="000C3E3D">
        <w:t xml:space="preserve"> oral</w:t>
      </w:r>
      <w:r w:rsidR="00042E16">
        <w:t xml:space="preserve"> antiviral therapeutic</w:t>
      </w:r>
      <w:r>
        <w:t>.</w:t>
      </w:r>
    </w:p>
    <w:p w14:paraId="0C2C7CA7" w14:textId="77777777" w:rsidR="00C47328" w:rsidRDefault="00B2567A" w:rsidP="00206607">
      <w:pPr>
        <w:pStyle w:val="Heading2"/>
      </w:pPr>
      <w:bookmarkStart w:id="163" w:name="materials-and-methods"/>
      <w:r>
        <w:t>Materials and Methods</w:t>
      </w:r>
      <w:bookmarkEnd w:id="163"/>
    </w:p>
    <w:p w14:paraId="21B6C9F8" w14:textId="6BAC30FE" w:rsidR="00C47328" w:rsidRDefault="00B2567A">
      <w:pPr>
        <w:pStyle w:val="Heading3"/>
      </w:pPr>
      <w:bookmarkStart w:id="164" w:name="prodrug-synthesis-and-theoretical-calcul"/>
      <w:r w:rsidRPr="002554EE">
        <w:t>Prodrug Synthesis</w:t>
      </w:r>
      <w:r>
        <w:t xml:space="preserve"> and Theoretical Calculations</w:t>
      </w:r>
      <w:r w:rsidRPr="00600D83">
        <w:t>.</w:t>
      </w:r>
      <w:bookmarkEnd w:id="164"/>
    </w:p>
    <w:p w14:paraId="7C6EE484" w14:textId="6FA52F3E" w:rsidR="00C47328" w:rsidRDefault="00B2567A">
      <w:pPr>
        <w:pStyle w:val="FirstParagraph"/>
      </w:pPr>
      <w:r>
        <w:t xml:space="preserve">The synthesis of the prodrugs was performed by contract research organizations (CRO) applying the synthetic route of McKenna et al </w:t>
      </w:r>
      <w:r w:rsidR="0039516B">
        <w:fldChar w:fldCharType="begin"/>
      </w:r>
      <w:r w:rsidR="00C54C53">
        <w:instrText xml:space="preserve"> ADDIN ZOTERO_ITEM CSL_CITATION {"citationID":"mH6tl9Ui","properties":{"formattedCitation":"(26)","plainCitation":"(26)","noteIndex":0},"citationItems":[{"id":4204,"uris":["http://zotero.org/groups/2160309/items/S2TP7MYY"],"uri":["http://zotero.org/groups/2160309/items/S2TP7MYY"],"itemData":{"id":4204,"type":"patent","title":"Method to improve antiviral activity of nucleotide analogue drugs","authority":"United States","abstract":"An amino acid conjugate of a cyclic or acyclic nucleoside phosphonate is provided. In some cases, the amino acid conjugate is a tyrosine alkyl amide phosphonate ester conjugate of a cyclic or acyclic nucleoside phosphonate, and is useful as an antiviral compound. In certain cases, the tyrosine conjugate includes a long chain alkyl group on the carboxamide group of the tyrosine residue. In a method of preparing an acyclic tyrosine conjugate, a tert-butyloxycarbonyl (Boc) protected tyrosine residue containing a long chain alkyl group is reacted with an acyclic nucleoside phosphonate mono-ethyl ester in the presence of benzotriazol-1-yl-oxytripyrrolidinophosphonium hexafluorophosphate to produce a Boc-protected nucleoside phosphonate di-ester, and the di-ester is deethylated and deprotected to produce the tyrosine conjugate. Methods of inhibiting viral replication and methods of treating a viral infection using the amino acid conjugate are also provided.","URL":"https://patents.google.com/patent/US9550803B2/en","call-number":"US14114827","number":"US9550803B2","language":"en","author":[{"family":"McKenna","given":"Charles E."},{"family":"Kashemirov","given":"Boris A."},{"family":"Krylov","given":"Ivan S."},{"family":"Zakharova","given":"Valeria M."}],"issued":{"date-parts":[["2017",1,24]]},"accessed":{"date-parts":[["2018",6,4]]},"submitted":{"date-parts":[["2012",5,7]]}}}],"schema":"https://github.com/citation-style-language/schema/raw/master/csl-citation.json"} </w:instrText>
      </w:r>
      <w:r w:rsidR="0039516B">
        <w:fldChar w:fldCharType="separate"/>
      </w:r>
      <w:r w:rsidR="00C54C53" w:rsidRPr="00C54C53">
        <w:rPr>
          <w:rFonts w:cs="Arial"/>
        </w:rPr>
        <w:t>(26)</w:t>
      </w:r>
      <w:r w:rsidR="0039516B">
        <w:fldChar w:fldCharType="end"/>
      </w:r>
      <w:r>
        <w:t>. C16-Tyr-CDV was prepared by SRI International (Menlo Park, CA, USA) and C12-Tyr-CDV was prepared by ChemDiv (Khimki, Russia). Each of the CROs provided complete certificates of analysis upon delivery of the compounds, which are included as Supplemental Material.</w:t>
      </w:r>
    </w:p>
    <w:p w14:paraId="45418959" w14:textId="77777777" w:rsidR="00C47328" w:rsidRDefault="00B2567A" w:rsidP="00B85056">
      <w:pPr>
        <w:pStyle w:val="BodyText"/>
      </w:pPr>
      <w:r>
        <w:t>The theoretical physicochemical properties of the synthesized prodrugs were calculated using the ACD/Percepta PhysChem Profiler of the ACD Chemsketch software package (version C30H41 build 87885).</w:t>
      </w:r>
    </w:p>
    <w:p w14:paraId="7E3EFCA9" w14:textId="262C49E1" w:rsidR="00C47328" w:rsidRDefault="00B2567A">
      <w:pPr>
        <w:pStyle w:val="Heading3"/>
      </w:pPr>
      <w:bookmarkStart w:id="165" w:name="cell-culture-and-virus-strains."/>
      <w:r>
        <w:t>Cell Culture.</w:t>
      </w:r>
      <w:bookmarkEnd w:id="165"/>
    </w:p>
    <w:p w14:paraId="516FDDB9" w14:textId="016BA7A7" w:rsidR="00C47328" w:rsidRDefault="00B2567A">
      <w:pPr>
        <w:pStyle w:val="FirstParagraph"/>
      </w:pPr>
      <w:r>
        <w:t>Primary Human foreskin ﬁbroblast (HFF) cells were prepared from human foreskin tissue obtained from the University of Alabama at Birmingham tissue procurement facility</w:t>
      </w:r>
      <w:r w:rsidR="00D14669">
        <w:t>,</w:t>
      </w:r>
      <w:r>
        <w:t xml:space="preserve"> with approval from its institutional review board. The tissue was incubated at 4°C for 4 h in cell culture medium consisting of minimum essential media (MEM) with Earle’s salts supplemented with 10% fetal bovine serum (FBS; HyClone, Inc., Logan, UT) and standard concentrations of L-glutamine, amphotericin B (Fungizone), and vancomycin. Tissue was then placed in phosphate-buffered saline (PBS), minced, rinsed to remove the red blood cells, and resuspended in trypsin-EDTA solution. The tissue suspension was incubated at 37°C and gently agitated to disperse the cells, which were then collected by centrifugation. Cells were resuspended in 4 mL of medium, placed in a 25-cm2 tissue culture ﬂask, and incubated at 37°C in a humidiﬁed CO2 incubator for 24 h. The medium was then replaced with fresh medium, and the cell growth was monitored daily until a conﬂuent cell monolayer was formed. The HFF cells were then expanded through serial passages in standard growth medium of MEM with Earle’s salts supplemented with 10% FBS, L-glutamine, penicillin, and gentamicin. The cells were routinely passaged and used for assays at or before passage 10.</w:t>
      </w:r>
    </w:p>
    <w:p w14:paraId="2430748D" w14:textId="77777777" w:rsidR="009708FF" w:rsidRPr="00AD3B90" w:rsidRDefault="009708FF" w:rsidP="0022377F">
      <w:pPr>
        <w:pStyle w:val="BodyText"/>
      </w:pPr>
    </w:p>
    <w:p w14:paraId="4B99E5A3" w14:textId="77777777" w:rsidR="00C47328" w:rsidRDefault="00B2567A">
      <w:pPr>
        <w:pStyle w:val="Heading3"/>
      </w:pPr>
      <w:bookmarkStart w:id="166" w:name="antiviral-assays."/>
      <w:r w:rsidRPr="00B85056">
        <w:t>Antiviral Assays.</w:t>
      </w:r>
      <w:bookmarkEnd w:id="166"/>
    </w:p>
    <w:p w14:paraId="6A0B797A" w14:textId="77777777" w:rsidR="00C47328" w:rsidRDefault="00B2567A">
      <w:pPr>
        <w:pStyle w:val="FirstParagraph"/>
      </w:pPr>
      <w:r>
        <w:t>Antiviral and cytotoxicity data were obtained in a series of three to five separate experiments to provide an accurate estimate of antiviral activity and required statistical data. Every assay included positive and negative control compounds as well as uninfected controls to ensure the integrity of the experiment. The concurrent assessment of cytotoxicity was performed in each assay using the same number of cells and at equivalent levels of compound exposure so that accurate selective index (SI) values could be obtained.</w:t>
      </w:r>
    </w:p>
    <w:p w14:paraId="5540204D" w14:textId="77777777" w:rsidR="00C47328" w:rsidRDefault="00B2567A">
      <w:pPr>
        <w:pStyle w:val="BodyText"/>
      </w:pPr>
      <w:r>
        <w:t>The cytopathic effect (CPE) reduction assays were performed using HFF cells maintained in assay media consisting of MEM with Earle’s salts, 2% FBS and standard concentrations of L-glutamine, penicillin and gentamycin. Cells were seeded into 384-well microtiter plates and were subsequently incubated at 37˚C in a humidified 5% CO2 incubator for 24h to allow the formation of confluent monolayers. Dilutions of test compounds were prepared in the plates in a series of 5-fold dilutions in duplicate wells to yield final concentrations that range from 60 to 0.1 µM for cytotoxicity or from 10 to 0.003 µM for potency measurements. Monolayers were then infected at an MOI of 0.005 PFU/cell with HSV-2, CMV, VZCV, CPXV, or Ad5 or with infected HFF cells for VZV. Infected cells were then incubated further at 37˚C until 100% CPE was observed in the virus control wells. Cytopathology was determined by the addition of CellTiter-Glo reagent (Promega, Madison, WI) according to the manufacturer’s suggested protocol. Concentrations of test compounds sufficient to reduce CPE by 50% (EC50) were interpolated from the experimental data. Cytotoxicity was also determined with CellTiter-Glo and concentrations of the compounds that decreased cell viability by 50% (CC50) were also calculated from the data and selective index (SI) values were calculated as the CC50/EC50 as a measure of antiviral activity.</w:t>
      </w:r>
    </w:p>
    <w:p w14:paraId="182401CB" w14:textId="4BDDEC59" w:rsidR="00C47328" w:rsidRDefault="00B2567A">
      <w:pPr>
        <w:pStyle w:val="Heading3"/>
      </w:pPr>
      <w:bookmarkStart w:id="167" w:name="in-vitro-prodrug-and-cidofovir-metabolis"/>
      <w:r>
        <w:rPr>
          <w:i/>
        </w:rPr>
        <w:t>In vitro</w:t>
      </w:r>
      <w:r>
        <w:t xml:space="preserve"> Prodrug and Cidofovir</w:t>
      </w:r>
      <w:r w:rsidRPr="00B85056">
        <w:t xml:space="preserve"> Metabolism.</w:t>
      </w:r>
      <w:bookmarkEnd w:id="167"/>
    </w:p>
    <w:p w14:paraId="386577BA" w14:textId="7B9F0A26" w:rsidR="00C47328" w:rsidRDefault="00B2567A">
      <w:pPr>
        <w:pStyle w:val="FirstParagraph"/>
      </w:pPr>
      <w:r>
        <w:t>Stock solutions of CDV and the prodrugs C12- and C16-Tyr-CDV tyrosine amide</w:t>
      </w:r>
      <w:r w:rsidR="00562522">
        <w:t>s</w:t>
      </w:r>
      <w:r>
        <w:t xml:space="preserve"> were dissolved separately in DMSO (concentration of 200 µM). Each stock solution was diluted in growth medium to a final concentration of 1 µM (final DMSO concentration 0.5% v/v). </w:t>
      </w:r>
      <w:r w:rsidR="00206607">
        <w:t>D</w:t>
      </w:r>
      <w:r>
        <w:t>iluted solution</w:t>
      </w:r>
      <w:r w:rsidR="00206607">
        <w:t xml:space="preserve">s </w:t>
      </w:r>
      <w:r>
        <w:t>w</w:t>
      </w:r>
      <w:r w:rsidR="00206607">
        <w:t>ere</w:t>
      </w:r>
      <w:r>
        <w:t xml:space="preserve"> incubated</w:t>
      </w:r>
      <w:r w:rsidR="00206607">
        <w:t xml:space="preserve"> for 24 hours</w:t>
      </w:r>
      <w:r>
        <w:t xml:space="preserve"> </w:t>
      </w:r>
      <w:r w:rsidR="00206607">
        <w:t xml:space="preserve">in </w:t>
      </w:r>
      <w:r>
        <w:t>a 37°C water bath with gentle shaking before use in metabolic studies.</w:t>
      </w:r>
    </w:p>
    <w:p w14:paraId="27AEF024" w14:textId="4CF1FB25" w:rsidR="00C47328" w:rsidRDefault="00B2567A">
      <w:pPr>
        <w:pStyle w:val="BodyText"/>
      </w:pPr>
      <w:r>
        <w:t>HFF cells were revived from cryogenic storage with thawing at 37˚C in a water bath. The cells were then resuspended in growth medium and transferred aseptically to T-75 tissue culture flasks, which were then incubated at 37˚C in a CO2 incubator until confluence was achieved. The confluent cells were trypsinized and passaged at least twice into new T-75 tissue culture flasks before use. Cells were then seeded at a density of 6E+06 cells per T-75 flask and incubated at 37˚C in a CO2 incubator for 24 hours. The growth medium was then removed and 30 mL of each respective drug (corresponding to 30 nmol of total drug) or vehicle was added to dedicated T-75 flasks (triplicate). Each flask was then incubated at 37˚C with 5% CO2 for 72 hrs. The cells were examined under a phase contrast microscope every 24 hours to monitor for changes in cell morphology. At the end of 72 hours, the control flasks (vehicle) were trypsinized for cell counting, the drug solutions in each treatment flask were aspirated, and cells were rinsed twice with 40 mL of chilled saline. Then, 1 mL of chilled methanol:distilled water (70:30) was added to lyse and remove cells. The cell lysate were collected in a sterile vial, vortexed, and stored immediately at -80˚C.</w:t>
      </w:r>
    </w:p>
    <w:p w14:paraId="7D3F592F" w14:textId="41E0D41B" w:rsidR="00C47328" w:rsidRDefault="00B2567A" w:rsidP="009B249F">
      <w:pPr>
        <w:pStyle w:val="BodyText"/>
      </w:pPr>
      <w:r>
        <w:t>Before LC-MS/MS analysis, each cellular lysate was thawed and centrifuged at 3,000 rpm for 5 minutes at 4˚C. The supernatant was aspirated and analyzed directly for CDV, CDV-PP and the respective prodrugs (if applicable) using optimized LC-MS/MS methods on a Shimadzu LCMS 8050 UPLC triple quadrupole mass spectrometer (Shimadzu, Kyoto, Japan). For all three methods, the vials containing the supernatant were transferred to an autosampler (4˚C) and 5 µL was injected to measure each component using the following LC-MS/MS conditions. All columns were installed within a column heater compartment and maintained at 60˚C. For CDV, the supernatant was injected on a C8 reversed-phase column (2.6 µm, 150 x 3 mm) (Phenomenex, Torrance, CA, USA) at a flow rate of 0.5 mL/min. Mobile phases consisted of (A) 6mM ammonium formate/0.1% formic acid in water and (B) methanol, with an initial composition at 10% B. The composition of mobile phase B increased linearly for 1 minute 90% B, where it was held constant for 1 minute. The composition returned to 10 % B for the duration of the run (3 minutes total). For CDV-PP, the same column, mobile phases and gradient was used, except mobile phase A did not contain formic acid. For the prodrugs, the supernatant was injected on a pentafluoro-phenyl column (2.6 µm, 50 x 2.1mm) (Phenomenex, Torrance, CA, USA) at a flow rate of 0.7 mL/min. Mobile phases consisted of (A) 6mM ammonium formate/0.1% formic acid in water and (B) methanol, with an initial composition at 70% B. The composition of mobile phase B increased linearly for 1 minute 95% B, where it was held constant for 1 minute. The composition returned to 70 % B for the duration of the run (3 minutes total). The prodrugs and CDV were detected using optimized multiple reaction monitoring (MRM) settings using positive mode electrospray ionization (ESI). CDV-PP was detected using negative ESI. The MRM transitions that were monitored were as follows: C16-Tyr-CDV tyrosine amide (666.5 → 262.1), C12-Tyr-CDV tyrosine amide (610.2 → 262.1), CDV (280.1 → 112.1) and CDV-PP (437.8 → 79.0). Concentrations of each component were calculated via extrapolation of their analytical signals (peak areas) onto an external calibration curve comprised of serially-diluted test compounds in blank cellular lysate. The calibration ranges for each component in the lysates were 0.008 to 1.502 µM (C16-Tyr-CDV), 0.008 to 1.640 µM (C12-Tyr-CDV), 0.018 to 1.791 µM (CDV) and 0.011 to 2.277 µM (CDV-PP) respectively.</w:t>
      </w:r>
    </w:p>
    <w:p w14:paraId="024D648D" w14:textId="77777777" w:rsidR="00C47328" w:rsidRDefault="00B2567A">
      <w:pPr>
        <w:pStyle w:val="Heading3"/>
      </w:pPr>
      <w:bookmarkStart w:id="168" w:name="animals-and-ethics-statement"/>
      <w:r>
        <w:t>Animals and ethics statement</w:t>
      </w:r>
      <w:bookmarkEnd w:id="168"/>
    </w:p>
    <w:p w14:paraId="6E172E17" w14:textId="76CC6DB2" w:rsidR="00C47328" w:rsidRDefault="00B2567A">
      <w:pPr>
        <w:pStyle w:val="FirstParagraph"/>
      </w:pPr>
      <w:r>
        <w:t>All studies were approved by the Institutional Animal Care and Use Committees</w:t>
      </w:r>
      <w:r w:rsidR="00797B56">
        <w:t xml:space="preserve"> at each </w:t>
      </w:r>
      <w:del w:id="169" w:author="Matt Doherty" w:date="2019-01-14T11:40:00Z">
        <w:r w:rsidR="00797B56" w:rsidDel="00407865">
          <w:delText>instituation</w:delText>
        </w:r>
      </w:del>
      <w:ins w:id="170" w:author="Matt Doherty" w:date="2019-01-14T11:40:00Z">
        <w:r w:rsidR="00407865">
          <w:t>institution</w:t>
        </w:r>
      </w:ins>
      <w:r w:rsidR="00797B56">
        <w:t xml:space="preserve"> </w:t>
      </w:r>
      <w:r w:rsidR="00797B56" w:rsidRPr="00095632">
        <w:rPr>
          <w:rPrChange w:id="171" w:author="Matt Doherty" w:date="2019-01-14T12:44:00Z">
            <w:rPr>
              <w:highlight w:val="yellow"/>
            </w:rPr>
          </w:rPrChange>
        </w:rPr>
        <w:t>(</w:t>
      </w:r>
      <w:ins w:id="172" w:author="Matt Doherty" w:date="2019-01-11T17:20:00Z">
        <w:r w:rsidR="00254847" w:rsidRPr="00D66486">
          <w:rPr>
            <w:rFonts w:cs="Arial"/>
            <w:szCs w:val="22"/>
          </w:rPr>
          <w:t>St. Louis Univer</w:t>
        </w:r>
        <w:r w:rsidR="00254847">
          <w:rPr>
            <w:rFonts w:cs="Arial"/>
            <w:szCs w:val="22"/>
          </w:rPr>
          <w:t>s</w:t>
        </w:r>
        <w:r w:rsidR="00254847" w:rsidRPr="00D66486">
          <w:rPr>
            <w:rFonts w:cs="Arial"/>
            <w:szCs w:val="22"/>
          </w:rPr>
          <w:t>ity School of Medicine</w:t>
        </w:r>
      </w:ins>
      <w:ins w:id="173" w:author="Matt Doherty" w:date="2019-01-11T17:21:00Z">
        <w:r w:rsidR="00254847">
          <w:rPr>
            <w:rFonts w:cs="Arial"/>
            <w:szCs w:val="22"/>
          </w:rPr>
          <w:t xml:space="preserve">, </w:t>
        </w:r>
      </w:ins>
      <w:ins w:id="174" w:author="Matt Doherty" w:date="2019-01-11T17:26:00Z">
        <w:r w:rsidR="00E42BF7">
          <w:rPr>
            <w:rFonts w:cs="Arial"/>
            <w:szCs w:val="22"/>
          </w:rPr>
          <w:t xml:space="preserve">University of </w:t>
        </w:r>
      </w:ins>
      <w:ins w:id="175" w:author="Matt Doherty" w:date="2019-01-11T17:22:00Z">
        <w:r w:rsidR="00E42BF7">
          <w:t>Cincinnati</w:t>
        </w:r>
      </w:ins>
      <w:ins w:id="176" w:author="Matt Doherty" w:date="2019-01-11T17:26:00Z">
        <w:r w:rsidR="00E42BF7">
          <w:t xml:space="preserve">, </w:t>
        </w:r>
        <w:r w:rsidR="00E42BF7" w:rsidRPr="002912ED">
          <w:t>and</w:t>
        </w:r>
      </w:ins>
      <w:r w:rsidR="00797B56" w:rsidRPr="00095632">
        <w:rPr>
          <w:rPrChange w:id="177" w:author="Matt Doherty" w:date="2019-01-14T12:45:00Z">
            <w:rPr>
              <w:highlight w:val="yellow"/>
            </w:rPr>
          </w:rPrChange>
        </w:rPr>
        <w:t xml:space="preserve"> </w:t>
      </w:r>
      <w:del w:id="178" w:author="Matt Doherty" w:date="2019-01-14T12:45:00Z">
        <w:r w:rsidRPr="00095632" w:rsidDel="00095632">
          <w:rPr>
            <w:rPrChange w:id="179" w:author="Matt Doherty" w:date="2019-01-14T12:45:00Z">
              <w:rPr>
                <w:highlight w:val="yellow"/>
              </w:rPr>
            </w:rPrChange>
          </w:rPr>
          <w:delText xml:space="preserve"> of </w:delText>
        </w:r>
      </w:del>
      <w:ins w:id="180" w:author="Matt Doherty" w:date="2019-01-14T11:40:00Z">
        <w:r w:rsidR="00407865" w:rsidRPr="00095632">
          <w:rPr>
            <w:rPrChange w:id="181" w:author="Matt Doherty" w:date="2019-01-14T12:45:00Z">
              <w:rPr>
                <w:b/>
                <w:highlight w:val="yellow"/>
              </w:rPr>
            </w:rPrChange>
          </w:rPr>
          <w:t>TSRL</w:t>
        </w:r>
      </w:ins>
      <w:ins w:id="182" w:author="Matt Doherty" w:date="2019-01-14T12:45:00Z">
        <w:r w:rsidR="00095632">
          <w:t>, Inc.</w:t>
        </w:r>
      </w:ins>
      <w:del w:id="183" w:author="Matt Doherty" w:date="2019-01-14T11:40:00Z">
        <w:r w:rsidRPr="00095632" w:rsidDel="00407865">
          <w:rPr>
            <w:rPrChange w:id="184" w:author="Matt Doherty" w:date="2019-01-14T12:45:00Z">
              <w:rPr>
                <w:b/>
                <w:highlight w:val="yellow"/>
              </w:rPr>
            </w:rPrChange>
          </w:rPr>
          <w:delText>X</w:delText>
        </w:r>
      </w:del>
      <w:del w:id="185" w:author="Matt Doherty" w:date="2019-01-14T12:44:00Z">
        <w:r w:rsidRPr="00095632" w:rsidDel="00095632">
          <w:rPr>
            <w:rPrChange w:id="186" w:author="Matt Doherty" w:date="2019-01-14T12:45:00Z">
              <w:rPr>
                <w:b/>
                <w:highlight w:val="yellow"/>
              </w:rPr>
            </w:rPrChange>
          </w:rPr>
          <w:delText>, ??? U of M,</w:delText>
        </w:r>
      </w:del>
      <w:del w:id="187" w:author="Matt Doherty" w:date="2019-01-11T17:26:00Z">
        <w:r w:rsidRPr="00095632" w:rsidDel="00E42BF7">
          <w:rPr>
            <w:rPrChange w:id="188" w:author="Matt Doherty" w:date="2019-01-14T12:45:00Z">
              <w:rPr>
                <w:b/>
                <w:highlight w:val="yellow"/>
              </w:rPr>
            </w:rPrChange>
          </w:rPr>
          <w:delText xml:space="preserve"> U Cincy, UAB</w:delText>
        </w:r>
      </w:del>
      <w:r w:rsidR="00797B56" w:rsidRPr="00095632">
        <w:rPr>
          <w:rPrChange w:id="189" w:author="Matt Doherty" w:date="2019-01-14T12:45:00Z">
            <w:rPr>
              <w:b/>
            </w:rPr>
          </w:rPrChange>
        </w:rPr>
        <w:t>)</w:t>
      </w:r>
      <w:r w:rsidRPr="002912ED">
        <w:t xml:space="preserve"> </w:t>
      </w:r>
      <w:r>
        <w:t xml:space="preserve">and were conducted according to federal and institutional regulations. Animals were visually inspected, </w:t>
      </w:r>
      <w:del w:id="190" w:author="Matt Doherty" w:date="2019-01-14T09:26:00Z">
        <w:r w:rsidDel="005929C2">
          <w:delText>weighed</w:delText>
        </w:r>
      </w:del>
      <w:ins w:id="191" w:author="Matt Doherty" w:date="2019-01-14T09:26:00Z">
        <w:r w:rsidR="005929C2">
          <w:t>weighed,</w:t>
        </w:r>
      </w:ins>
      <w:r>
        <w:t xml:space="preserve"> and determined to be free of abnormalities and illness upon receipt and at study initiation. Animals were group housed, or individually as required, in wire-bottom cages rested on a plastic pan, with sufficient bedding to cover the wire mesh, or in solid cages with Pure-o’Cel® bedding. Nestlets and/or cardboard Bio-tunnels were provided for enrichment.</w:t>
      </w:r>
    </w:p>
    <w:p w14:paraId="0A502365" w14:textId="2B8B1FC2" w:rsidR="00C47328" w:rsidRDefault="00EF6A21">
      <w:pPr>
        <w:pStyle w:val="Heading3"/>
      </w:pPr>
      <w:r>
        <w:rPr>
          <w:i/>
        </w:rPr>
        <w:t>Pharmacokinetics and Biodistribution</w:t>
      </w:r>
    </w:p>
    <w:p w14:paraId="74E1C5DC" w14:textId="2A9EF448" w:rsidR="00C47328" w:rsidRDefault="00B2567A">
      <w:pPr>
        <w:pStyle w:val="BodyText"/>
      </w:pPr>
      <w:r>
        <w:t>The pharmacokinetics and biodistribution of C16-Tyr-CDV was determined following IV or oral administration of</w:t>
      </w:r>
      <w:r w:rsidR="00CE3BB0">
        <w:rPr>
          <w:rFonts w:eastAsiaTheme="minorEastAsia"/>
        </w:rPr>
        <w:t xml:space="preserve"> </w:t>
      </w:r>
      <w:r w:rsidR="00CE3BB0">
        <w:rPr>
          <w:rFonts w:eastAsiaTheme="minorEastAsia"/>
          <w:vertAlign w:val="superscript"/>
        </w:rPr>
        <w:t>14</w:t>
      </w:r>
      <w:r>
        <w:t xml:space="preserve">C-C16-Tyr-CDV in fasted male CFW mice (Charles River </w:t>
      </w:r>
      <w:del w:id="192" w:author="Matt Doherty" w:date="2019-01-14T12:47:00Z">
        <w:r w:rsidDel="00095632">
          <w:delText>Laboratoreis</w:delText>
        </w:r>
      </w:del>
      <w:ins w:id="193" w:author="Matt Doherty" w:date="2019-01-14T12:47:00Z">
        <w:r w:rsidR="00095632">
          <w:t>Laboratories</w:t>
        </w:r>
      </w:ins>
      <w:r>
        <w:t xml:space="preserve">), with </w:t>
      </w:r>
      <w:r w:rsidR="00DC46BF">
        <w:rPr>
          <w:vertAlign w:val="superscript"/>
        </w:rPr>
        <w:t>14</w:t>
      </w:r>
      <w:r w:rsidR="00DC46BF">
        <w:t>C</w:t>
      </w:r>
      <w:r>
        <w:t>-</w:t>
      </w:r>
      <w:r w:rsidR="00DC46BF">
        <w:t xml:space="preserve">CDV </w:t>
      </w:r>
      <w:r>
        <w:t xml:space="preserve">as a control. Dosing formulations for intravenous (IV) administration were prepared by dissolving unlabeled compound in 1% labrasol in 0.9% sodium chloride. The oral formulation was prepared by suspending unlabeled compound in 0.5% CMC. A sufficient volume of </w:t>
      </w:r>
      <w:r w:rsidRPr="0022377F">
        <w:rPr>
          <w:vertAlign w:val="superscript"/>
        </w:rPr>
        <w:t>14</w:t>
      </w:r>
      <w:r>
        <w:t>C-labeled compound dissolved in DMSO was added to each formulation resulting in a final concentration of 0.084 mg/ml Cidofovir, 0.2 mg/ml C16-Tyr-CDV, and 1.0 mg/ml C16-Tyr-CDV. Each formulation also had a specific activity of 10.0 µCi/ml and 10% DMSO content. Individual doses were calculated based on fasted body weights obtained on the day of dosing. IV doses were administered at a dose volume of 5.0 ml/kg and the oral dose at 10.0 ml/kg. Whole blood samples (50-150 µl per collection) were collected by tail vein nick from isoflurane-anesthetized animals in the 72-hour Cohorts at 1, 2, 4, 8, 24, 48, 72 hours post-dose using EDTA coated microcapillary tubes, which were then deposited into pre-weighed 20 ml scintillation vials. The vials were transferred to a -20°C freezer for storage until processing and analysis. At the terminal time points (8, 24 and 72 hours post-dose), spleen, kidney, liver, lung, skin, salivary glands, brain and small intestine (approximately 10 cm starting from the duodenum) were excised immediately following blood collection, rinsed with 0.9% sodium chloride, blotted dry, deposited into pre-weighed scintillation vials, and frozen at -20°C for further analysis.</w:t>
      </w:r>
    </w:p>
    <w:p w14:paraId="147086BB" w14:textId="35729D03" w:rsidR="00C47328" w:rsidRDefault="00B2567A">
      <w:pPr>
        <w:pStyle w:val="BodyText"/>
      </w:pPr>
      <w:r>
        <w:t xml:space="preserve">For Liquid Scintillation Counting (LSC) quantitation, Solvable™ (Perkin Elmer) was added to each sample at a volume of 2.0ml/ml whole blood or 100mg trimmed tissue. Blood samples were incubated at 50-55°C for at least one hour, whereas tissues were dissolved at 50-55°C overnight. Once cooled to ambient temperature, 0.2 ml of 30% hydrogen peroxide/100 mg was added to tissue samples, which were then incubated at 50-55°C for at least 30 minutes (venting occasionally to relieve pressure), and cooled to ambient temperature. For blood samples, 0.2 ml of 0.1M EDTA-di-sodium/ml was added and immediately followed with the addition of 3.0 ml of 30% hydrogen peroxide/ml. Blood samples were left standing 15-30 minutes to complete the reaction, incubated for at least one hour at 50-55°C (vented occasionally to relieve pressure), and cooled to ambient temperature. Untreated whole blood and tissue samples were processed as described above for color quench, as well as untreated samples combined with dose formulation dilutions to determine the standard curve for the </w:t>
      </w:r>
      <w:r w:rsidR="00CE3BB0">
        <w:rPr>
          <w:rFonts w:eastAsiaTheme="minorEastAsia"/>
          <w:vertAlign w:val="superscript"/>
        </w:rPr>
        <w:t>14</w:t>
      </w:r>
      <w:r>
        <w:t>C isotope in each sample type. Using 24 well plates, 10 µl aliquots of each dose formulation, 200 µl aliquots of each tissue sample, 10 µl aliquots of dose formulation dilutions, 180 µl aliquots blank processed blood combined with 10 µl dose dilutions, and 200 µl aliquots of blank processed tissues combined with 10 µl dose dilutions, as well as single 180 µl aliquots of each blood sample were combined with 750µl Ultima Gold™ scintillation cocktail in each sample well and 3 blank wells. Plates were sealed, gently mixed, and placed in the TriLux MicroBeta liquid scintillation counter (Model 1450-024) for analysis. Plates were acclimated to the dark for at least 5 minutes, and counted for 20 minutes using</w:t>
      </w:r>
      <w:del w:id="194" w:author="Matt Doherty" w:date="2019-01-14T09:27:00Z">
        <w:r w:rsidDel="005929C2">
          <w:delText xml:space="preserve"> </w:delText>
        </w:r>
      </w:del>
      <w:r w:rsidR="00CE3BB0">
        <w:rPr>
          <w:rFonts w:eastAsiaTheme="minorEastAsia"/>
        </w:rPr>
        <w:t xml:space="preserve"> </w:t>
      </w:r>
      <w:r w:rsidR="00CE3BB0">
        <w:rPr>
          <w:rFonts w:eastAsiaTheme="minorEastAsia"/>
          <w:vertAlign w:val="superscript"/>
        </w:rPr>
        <w:t>14</w:t>
      </w:r>
      <w:r>
        <w:t>C Protocol 10. These data were then used for pharmacokinetic parameter estimates calculated using WinNonLin Noncompartmental Analysis program, version 6.4.0.768.</w:t>
      </w:r>
    </w:p>
    <w:p w14:paraId="3BED6683" w14:textId="77777777" w:rsidR="00C47328" w:rsidRDefault="00B2567A">
      <w:pPr>
        <w:pStyle w:val="Heading3"/>
      </w:pPr>
      <w:bookmarkStart w:id="195" w:name="in-vivo-efficacy"/>
      <w:r>
        <w:rPr>
          <w:i/>
        </w:rPr>
        <w:t>In vivo</w:t>
      </w:r>
      <w:r>
        <w:t xml:space="preserve"> Efficacy</w:t>
      </w:r>
      <w:bookmarkEnd w:id="195"/>
    </w:p>
    <w:p w14:paraId="1D827A5F" w14:textId="2C0D3A93" w:rsidR="00C47328" w:rsidRDefault="00B2567A">
      <w:pPr>
        <w:pStyle w:val="FirstParagraph"/>
      </w:pPr>
      <w:r w:rsidRPr="00AD3B90">
        <w:t>Studies</w:t>
      </w:r>
      <w:r>
        <w:t xml:space="preserve"> to determine efficacy against mCMV were conducted at Cincinnati Children’s Hospital Medical Center. Female Balb/c mice were infected with 1x10</w:t>
      </w:r>
      <w:r w:rsidR="00CE3BB0">
        <w:rPr>
          <w:vertAlign w:val="superscript"/>
        </w:rPr>
        <w:t>5</w:t>
      </w:r>
      <w:r w:rsidR="00CE3BB0">
        <w:t xml:space="preserve"> </w:t>
      </w:r>
      <w:r>
        <w:t xml:space="preserve">pfu of mCMV strain K181 via intra-peritoneal (IP) injection and treated </w:t>
      </w:r>
      <w:del w:id="196" w:author="Matt Doherty" w:date="2019-01-14T11:43:00Z">
        <w:r w:rsidDel="006D631B">
          <w:delText xml:space="preserve">by oral gavage </w:delText>
        </w:r>
      </w:del>
      <w:r>
        <w:t>with either vehicle (0.5% CMC) or 50 mg/kg/day C16-TYR-CDV</w:t>
      </w:r>
      <w:ins w:id="197" w:author="Matt Doherty" w:date="2019-01-14T11:43:00Z">
        <w:r w:rsidR="006D631B">
          <w:t xml:space="preserve"> by oral gavage</w:t>
        </w:r>
      </w:ins>
      <w:r>
        <w:t xml:space="preserve"> or IP with 50 mg/kg/day Ganciclovir</w:t>
      </w:r>
      <w:r w:rsidR="009676A0">
        <w:t xml:space="preserve"> (GCV)</w:t>
      </w:r>
      <w:r>
        <w:t>. Drug treatment started the day before the virus infection and continued twice daily for 2 days post infection. Mice were sacrificed at the end of the study (3 days post infection) and viral titers were determined from liver and spleen.</w:t>
      </w:r>
    </w:p>
    <w:p w14:paraId="66C71402" w14:textId="64420903" w:rsidR="009C380F" w:rsidRPr="00D66486" w:rsidRDefault="00D66486" w:rsidP="00D66486">
      <w:pPr>
        <w:keepNext/>
        <w:tabs>
          <w:tab w:val="left" w:pos="90"/>
          <w:tab w:val="left" w:pos="180"/>
        </w:tabs>
        <w:spacing w:line="480" w:lineRule="auto"/>
        <w:rPr>
          <w:rFonts w:ascii="Arial" w:hAnsi="Arial" w:cs="Arial"/>
          <w:sz w:val="22"/>
          <w:szCs w:val="22"/>
        </w:rPr>
      </w:pPr>
      <w:r w:rsidRPr="00D66486">
        <w:rPr>
          <w:rFonts w:ascii="Arial" w:hAnsi="Arial" w:cs="Arial"/>
          <w:sz w:val="22"/>
          <w:szCs w:val="22"/>
        </w:rPr>
        <w:t>Studies to determine the efficacy of C16-Tyr-CDV</w:t>
      </w:r>
      <w:r w:rsidR="006D6593">
        <w:rPr>
          <w:rFonts w:ascii="Arial" w:hAnsi="Arial" w:cs="Arial"/>
          <w:sz w:val="22"/>
          <w:szCs w:val="22"/>
        </w:rPr>
        <w:t xml:space="preserve"> against Adenovirus</w:t>
      </w:r>
      <w:r w:rsidRPr="00D66486">
        <w:rPr>
          <w:rFonts w:ascii="Arial" w:hAnsi="Arial" w:cs="Arial"/>
          <w:sz w:val="22"/>
          <w:szCs w:val="22"/>
        </w:rPr>
        <w:t xml:space="preserve"> were performed at St. Louis Univer</w:t>
      </w:r>
      <w:r>
        <w:rPr>
          <w:rFonts w:ascii="Arial" w:hAnsi="Arial" w:cs="Arial"/>
          <w:sz w:val="22"/>
          <w:szCs w:val="22"/>
        </w:rPr>
        <w:t>s</w:t>
      </w:r>
      <w:r w:rsidRPr="00D66486">
        <w:rPr>
          <w:rFonts w:ascii="Arial" w:hAnsi="Arial" w:cs="Arial"/>
          <w:sz w:val="22"/>
          <w:szCs w:val="22"/>
        </w:rPr>
        <w:t>ity School of Medicine</w:t>
      </w:r>
      <w:r w:rsidR="009708FF" w:rsidRPr="00D66486">
        <w:rPr>
          <w:rFonts w:ascii="Arial" w:hAnsi="Arial" w:cs="Arial"/>
          <w:sz w:val="22"/>
          <w:szCs w:val="22"/>
        </w:rPr>
        <w:t xml:space="preserve"> </w:t>
      </w:r>
      <w:r w:rsidR="00E00B69" w:rsidRPr="00D66486">
        <w:rPr>
          <w:rFonts w:ascii="Arial" w:hAnsi="Arial" w:cs="Arial"/>
          <w:sz w:val="22"/>
          <w:szCs w:val="22"/>
        </w:rPr>
        <w:t xml:space="preserve">using previously described methods </w:t>
      </w:r>
      <w:r>
        <w:rPr>
          <w:rFonts w:ascii="Arial" w:hAnsi="Arial" w:cs="Arial"/>
          <w:sz w:val="22"/>
          <w:szCs w:val="22"/>
        </w:rPr>
        <w:t>(Toth et al )</w:t>
      </w:r>
      <w:r w:rsidR="00E00B69" w:rsidRPr="00D66486">
        <w:rPr>
          <w:rFonts w:ascii="Arial" w:hAnsi="Arial" w:cs="Arial"/>
          <w:sz w:val="22"/>
          <w:szCs w:val="22"/>
        </w:rPr>
        <w:t>. Briefly, f</w:t>
      </w:r>
      <w:r w:rsidR="009708FF" w:rsidRPr="00D66486">
        <w:rPr>
          <w:rFonts w:ascii="Arial" w:hAnsi="Arial" w:cs="Arial"/>
          <w:sz w:val="22"/>
          <w:szCs w:val="22"/>
        </w:rPr>
        <w:t>emale Syrian</w:t>
      </w:r>
      <w:r w:rsidR="009C380F" w:rsidRPr="00D66486">
        <w:rPr>
          <w:rFonts w:ascii="Arial" w:hAnsi="Arial" w:cs="Arial"/>
          <w:sz w:val="22"/>
          <w:szCs w:val="22"/>
        </w:rPr>
        <w:t xml:space="preserve"> hamsters were immunosuppressed using cyclophosph</w:t>
      </w:r>
      <w:r w:rsidR="00E00B69" w:rsidRPr="00D66486">
        <w:rPr>
          <w:rFonts w:ascii="Arial" w:hAnsi="Arial" w:cs="Arial"/>
          <w:sz w:val="22"/>
          <w:szCs w:val="22"/>
        </w:rPr>
        <w:t xml:space="preserve">amide (CP) </w:t>
      </w:r>
      <w:r w:rsidR="009C380F" w:rsidRPr="00D66486">
        <w:rPr>
          <w:rFonts w:ascii="Arial" w:hAnsi="Arial" w:cs="Arial"/>
          <w:sz w:val="22"/>
          <w:szCs w:val="22"/>
        </w:rPr>
        <w:t xml:space="preserve">administered </w:t>
      </w:r>
      <w:r w:rsidR="006D6593">
        <w:rPr>
          <w:rFonts w:ascii="Arial" w:hAnsi="Arial" w:cs="Arial"/>
          <w:sz w:val="22"/>
          <w:szCs w:val="22"/>
        </w:rPr>
        <w:t>IP</w:t>
      </w:r>
      <w:r w:rsidR="009C380F" w:rsidRPr="00D66486">
        <w:rPr>
          <w:rFonts w:ascii="Arial" w:hAnsi="Arial" w:cs="Arial"/>
          <w:sz w:val="22"/>
          <w:szCs w:val="22"/>
        </w:rPr>
        <w:t xml:space="preserve"> </w:t>
      </w:r>
      <w:r w:rsidR="00E00B69" w:rsidRPr="00D66486">
        <w:rPr>
          <w:rFonts w:ascii="Arial" w:hAnsi="Arial" w:cs="Arial"/>
          <w:sz w:val="22"/>
          <w:szCs w:val="22"/>
        </w:rPr>
        <w:t xml:space="preserve">starting with an induction dose of 140 mg/kg and then 100 mg/kg for all subsequent injections. </w:t>
      </w:r>
      <w:r w:rsidR="009C380F" w:rsidRPr="00D66486">
        <w:rPr>
          <w:rFonts w:ascii="Arial" w:hAnsi="Arial" w:cs="Arial"/>
          <w:sz w:val="22"/>
          <w:szCs w:val="22"/>
        </w:rPr>
        <w:t xml:space="preserve">The dosing schedules for each group </w:t>
      </w:r>
      <w:r w:rsidR="00E00B69" w:rsidRPr="00D66486">
        <w:rPr>
          <w:rFonts w:ascii="Arial" w:hAnsi="Arial" w:cs="Arial"/>
          <w:sz w:val="22"/>
          <w:szCs w:val="22"/>
        </w:rPr>
        <w:t xml:space="preserve">(n=15) </w:t>
      </w:r>
      <w:r w:rsidR="009C380F" w:rsidRPr="00D66486">
        <w:rPr>
          <w:rFonts w:ascii="Arial" w:hAnsi="Arial" w:cs="Arial"/>
          <w:sz w:val="22"/>
          <w:szCs w:val="22"/>
        </w:rPr>
        <w:t xml:space="preserve">are shown in </w:t>
      </w:r>
      <w:r w:rsidR="00E00B69" w:rsidRPr="006D631B">
        <w:rPr>
          <w:rFonts w:ascii="Arial" w:hAnsi="Arial" w:cs="Arial"/>
          <w:b/>
          <w:sz w:val="22"/>
          <w:szCs w:val="22"/>
          <w:rPrChange w:id="198" w:author="Matt Doherty" w:date="2019-01-14T11:44:00Z">
            <w:rPr>
              <w:rFonts w:ascii="Arial" w:hAnsi="Arial" w:cs="Arial"/>
              <w:sz w:val="22"/>
              <w:szCs w:val="22"/>
            </w:rPr>
          </w:rPrChange>
        </w:rPr>
        <w:t xml:space="preserve">Supplemental </w:t>
      </w:r>
      <w:r w:rsidR="000A7EB0" w:rsidRPr="002912ED">
        <w:rPr>
          <w:rFonts w:ascii="Arial" w:hAnsi="Arial" w:cs="Arial"/>
          <w:b/>
          <w:sz w:val="22"/>
          <w:szCs w:val="22"/>
        </w:rPr>
        <w:t>Table</w:t>
      </w:r>
      <w:r w:rsidR="009C380F" w:rsidRPr="006D631B">
        <w:rPr>
          <w:rFonts w:ascii="Arial" w:hAnsi="Arial" w:cs="Arial"/>
          <w:b/>
          <w:sz w:val="22"/>
          <w:szCs w:val="22"/>
          <w:rPrChange w:id="199" w:author="Matt Doherty" w:date="2019-01-14T11:44:00Z">
            <w:rPr>
              <w:rFonts w:ascii="Arial" w:hAnsi="Arial" w:cs="Arial"/>
              <w:sz w:val="22"/>
              <w:szCs w:val="22"/>
            </w:rPr>
          </w:rPrChange>
        </w:rPr>
        <w:t xml:space="preserve"> </w:t>
      </w:r>
      <w:del w:id="200" w:author="Matt Doherty" w:date="2019-01-14T18:06:00Z">
        <w:r w:rsidR="00E00B69" w:rsidRPr="006D631B" w:rsidDel="002E039F">
          <w:rPr>
            <w:rFonts w:ascii="Arial" w:hAnsi="Arial" w:cs="Arial"/>
            <w:b/>
            <w:sz w:val="22"/>
            <w:szCs w:val="22"/>
            <w:rPrChange w:id="201" w:author="Matt Doherty" w:date="2019-01-14T11:44:00Z">
              <w:rPr>
                <w:rFonts w:ascii="Arial" w:hAnsi="Arial" w:cs="Arial"/>
                <w:sz w:val="22"/>
                <w:szCs w:val="22"/>
              </w:rPr>
            </w:rPrChange>
          </w:rPr>
          <w:delText>X</w:delText>
        </w:r>
      </w:del>
      <w:ins w:id="202" w:author="Matt Doherty" w:date="2019-01-14T18:06:00Z">
        <w:r w:rsidR="002E039F">
          <w:rPr>
            <w:rFonts w:ascii="Arial" w:hAnsi="Arial" w:cs="Arial"/>
            <w:b/>
            <w:sz w:val="22"/>
            <w:szCs w:val="22"/>
          </w:rPr>
          <w:t>1</w:t>
        </w:r>
      </w:ins>
      <w:r w:rsidR="000A7EB0" w:rsidRPr="00D66486">
        <w:rPr>
          <w:rFonts w:ascii="Arial" w:hAnsi="Arial" w:cs="Arial"/>
          <w:sz w:val="22"/>
          <w:szCs w:val="22"/>
        </w:rPr>
        <w:t>.</w:t>
      </w:r>
      <w:r w:rsidR="009C380F" w:rsidRPr="00D66486">
        <w:rPr>
          <w:rFonts w:ascii="Arial" w:hAnsi="Arial" w:cs="Arial"/>
          <w:sz w:val="22"/>
          <w:szCs w:val="22"/>
        </w:rPr>
        <w:t xml:space="preserve"> </w:t>
      </w:r>
      <w:r w:rsidR="000A7EB0" w:rsidRPr="00D66486">
        <w:rPr>
          <w:rFonts w:ascii="Arial" w:hAnsi="Arial" w:cs="Arial"/>
          <w:sz w:val="22"/>
          <w:szCs w:val="22"/>
        </w:rPr>
        <w:t>Hamsters were infected with</w:t>
      </w:r>
      <w:r w:rsidR="009C380F" w:rsidRPr="00D66486">
        <w:rPr>
          <w:rFonts w:ascii="Arial" w:hAnsi="Arial" w:cs="Arial"/>
          <w:sz w:val="22"/>
          <w:szCs w:val="22"/>
        </w:rPr>
        <w:t xml:space="preserve"> 3x10</w:t>
      </w:r>
      <w:r w:rsidR="009C380F" w:rsidRPr="00D66486">
        <w:rPr>
          <w:rFonts w:ascii="Arial" w:hAnsi="Arial" w:cs="Arial"/>
          <w:sz w:val="22"/>
          <w:szCs w:val="22"/>
          <w:vertAlign w:val="superscript"/>
        </w:rPr>
        <w:t>10</w:t>
      </w:r>
      <w:r w:rsidR="009C380F" w:rsidRPr="00D66486">
        <w:rPr>
          <w:rFonts w:ascii="Arial" w:hAnsi="Arial" w:cs="Arial"/>
          <w:sz w:val="22"/>
          <w:szCs w:val="22"/>
        </w:rPr>
        <w:t xml:space="preserve"> </w:t>
      </w:r>
      <w:r w:rsidR="000D5238" w:rsidRPr="00D66486">
        <w:rPr>
          <w:rFonts w:ascii="Arial" w:hAnsi="Arial" w:cs="Arial"/>
          <w:sz w:val="22"/>
          <w:szCs w:val="22"/>
        </w:rPr>
        <w:t>pfu/kg</w:t>
      </w:r>
      <w:r w:rsidR="009C380F" w:rsidRPr="00D66486">
        <w:rPr>
          <w:rFonts w:ascii="Arial" w:hAnsi="Arial" w:cs="Arial"/>
          <w:sz w:val="22"/>
          <w:szCs w:val="22"/>
        </w:rPr>
        <w:t xml:space="preserve"> of </w:t>
      </w:r>
      <w:r w:rsidR="000A7EB0" w:rsidRPr="00D66486">
        <w:rPr>
          <w:rFonts w:ascii="Arial" w:hAnsi="Arial" w:cs="Arial"/>
          <w:sz w:val="22"/>
          <w:szCs w:val="22"/>
        </w:rPr>
        <w:t xml:space="preserve">wild-type human </w:t>
      </w:r>
      <w:r w:rsidR="005F3B60">
        <w:rPr>
          <w:rFonts w:ascii="Arial" w:hAnsi="Arial" w:cs="Arial"/>
          <w:sz w:val="22"/>
          <w:szCs w:val="22"/>
        </w:rPr>
        <w:t>Adenovirus type 6</w:t>
      </w:r>
      <w:r w:rsidR="00072883">
        <w:rPr>
          <w:rFonts w:ascii="Arial" w:hAnsi="Arial" w:cs="Arial"/>
          <w:sz w:val="22"/>
          <w:szCs w:val="22"/>
        </w:rPr>
        <w:t xml:space="preserve"> (Ad6), strain tonsil 99</w:t>
      </w:r>
      <w:r w:rsidR="000A7EB0" w:rsidRPr="00D66486">
        <w:rPr>
          <w:rFonts w:ascii="Arial" w:hAnsi="Arial" w:cs="Arial"/>
          <w:sz w:val="22"/>
          <w:szCs w:val="22"/>
        </w:rPr>
        <w:t xml:space="preserve"> (</w:t>
      </w:r>
      <w:r w:rsidR="00072883">
        <w:rPr>
          <w:rFonts w:ascii="Arial" w:hAnsi="Arial" w:cs="Arial"/>
          <w:sz w:val="22"/>
          <w:szCs w:val="22"/>
        </w:rPr>
        <w:t>ATCC</w:t>
      </w:r>
      <w:r w:rsidR="000A7EB0" w:rsidRPr="00D66486">
        <w:rPr>
          <w:rFonts w:ascii="Arial" w:hAnsi="Arial" w:cs="Arial"/>
          <w:sz w:val="22"/>
          <w:szCs w:val="22"/>
        </w:rPr>
        <w:t xml:space="preserve">). </w:t>
      </w:r>
      <w:del w:id="203" w:author="Matt Doherty" w:date="2019-01-14T11:44:00Z">
        <w:r w:rsidR="009C380F" w:rsidRPr="00D66486" w:rsidDel="006D631B">
          <w:rPr>
            <w:rFonts w:ascii="Arial" w:hAnsi="Arial" w:cs="Arial"/>
            <w:sz w:val="22"/>
            <w:szCs w:val="22"/>
          </w:rPr>
          <w:delText xml:space="preserve">Cidofovir </w:delText>
        </w:r>
      </w:del>
      <w:ins w:id="204" w:author="Matt Doherty" w:date="2019-01-14T11:44:00Z">
        <w:r w:rsidR="006D631B">
          <w:rPr>
            <w:rFonts w:ascii="Arial" w:hAnsi="Arial" w:cs="Arial"/>
            <w:sz w:val="22"/>
            <w:szCs w:val="22"/>
          </w:rPr>
          <w:t>CDV</w:t>
        </w:r>
        <w:r w:rsidR="006D631B" w:rsidRPr="00D66486">
          <w:rPr>
            <w:rFonts w:ascii="Arial" w:hAnsi="Arial" w:cs="Arial"/>
            <w:sz w:val="22"/>
            <w:szCs w:val="22"/>
          </w:rPr>
          <w:t xml:space="preserve"> </w:t>
        </w:r>
      </w:ins>
      <w:r w:rsidR="009C380F" w:rsidRPr="00D66486">
        <w:rPr>
          <w:rFonts w:ascii="Arial" w:hAnsi="Arial" w:cs="Arial"/>
          <w:sz w:val="22"/>
          <w:szCs w:val="22"/>
        </w:rPr>
        <w:t xml:space="preserve">was administered </w:t>
      </w:r>
      <w:r w:rsidR="000A7EB0" w:rsidRPr="00D66486">
        <w:rPr>
          <w:rFonts w:ascii="Arial" w:hAnsi="Arial" w:cs="Arial"/>
          <w:sz w:val="22"/>
          <w:szCs w:val="22"/>
        </w:rPr>
        <w:t xml:space="preserve">IP </w:t>
      </w:r>
      <w:r w:rsidR="009C380F" w:rsidRPr="00D66486">
        <w:rPr>
          <w:rFonts w:ascii="Arial" w:hAnsi="Arial" w:cs="Arial"/>
          <w:sz w:val="22"/>
          <w:szCs w:val="22"/>
        </w:rPr>
        <w:t xml:space="preserve">starting with an induction dose, followed by a three times weekly dosing schedule, while </w:t>
      </w:r>
      <w:r w:rsidR="00E00B69" w:rsidRPr="00D66486">
        <w:rPr>
          <w:rFonts w:ascii="Arial" w:hAnsi="Arial" w:cs="Arial"/>
          <w:sz w:val="22"/>
          <w:szCs w:val="22"/>
        </w:rPr>
        <w:t>C16-Tyr-CDV</w:t>
      </w:r>
      <w:r w:rsidR="009C380F" w:rsidRPr="00D66486">
        <w:rPr>
          <w:rFonts w:ascii="Arial" w:hAnsi="Arial" w:cs="Arial"/>
          <w:sz w:val="22"/>
          <w:szCs w:val="22"/>
        </w:rPr>
        <w:t xml:space="preserve"> was</w:t>
      </w:r>
      <w:r w:rsidR="000A7EB0" w:rsidRPr="00D66486">
        <w:rPr>
          <w:rFonts w:ascii="Arial" w:hAnsi="Arial" w:cs="Arial"/>
          <w:sz w:val="22"/>
          <w:szCs w:val="22"/>
        </w:rPr>
        <w:t xml:space="preserve"> administered daily via oral gavage.</w:t>
      </w:r>
      <w:r w:rsidR="009C380F" w:rsidRPr="00D66486">
        <w:rPr>
          <w:rFonts w:ascii="Arial" w:hAnsi="Arial" w:cs="Arial"/>
          <w:sz w:val="22"/>
          <w:szCs w:val="22"/>
        </w:rPr>
        <w:t xml:space="preserve"> For all drugs, the first dose was given one day before virus challenge (Day -1), and then continued for the duration of the study.</w:t>
      </w:r>
      <w:r w:rsidR="00E00B69" w:rsidRPr="00D66486">
        <w:rPr>
          <w:rFonts w:ascii="Arial" w:hAnsi="Arial" w:cs="Arial"/>
          <w:sz w:val="22"/>
          <w:szCs w:val="22"/>
        </w:rPr>
        <w:t xml:space="preserve"> </w:t>
      </w:r>
      <w:r w:rsidR="009C380F" w:rsidRPr="00D66486">
        <w:rPr>
          <w:rFonts w:ascii="Arial" w:hAnsi="Arial" w:cs="Arial"/>
          <w:sz w:val="22"/>
          <w:szCs w:val="22"/>
        </w:rPr>
        <w:t xml:space="preserve">Five hamsters were </w:t>
      </w:r>
      <w:r w:rsidRPr="00D66486">
        <w:rPr>
          <w:rFonts w:ascii="Arial" w:hAnsi="Arial" w:cs="Arial"/>
          <w:sz w:val="22"/>
          <w:szCs w:val="22"/>
        </w:rPr>
        <w:t>sacrificed to determine</w:t>
      </w:r>
      <w:r w:rsidR="009C380F" w:rsidRPr="00D66486">
        <w:rPr>
          <w:rFonts w:ascii="Arial" w:hAnsi="Arial" w:cs="Arial"/>
          <w:sz w:val="22"/>
          <w:szCs w:val="22"/>
        </w:rPr>
        <w:t xml:space="preserve"> the</w:t>
      </w:r>
      <w:r w:rsidRPr="00D66486">
        <w:rPr>
          <w:rFonts w:ascii="Arial" w:hAnsi="Arial" w:cs="Arial"/>
          <w:sz w:val="22"/>
          <w:szCs w:val="22"/>
        </w:rPr>
        <w:t xml:space="preserve"> liver</w:t>
      </w:r>
      <w:r w:rsidR="009C380F" w:rsidRPr="00D66486">
        <w:rPr>
          <w:rFonts w:ascii="Arial" w:hAnsi="Arial" w:cs="Arial"/>
          <w:sz w:val="22"/>
          <w:szCs w:val="22"/>
        </w:rPr>
        <w:t xml:space="preserve"> virus </w:t>
      </w:r>
      <w:r w:rsidRPr="00D66486">
        <w:rPr>
          <w:rFonts w:ascii="Arial" w:hAnsi="Arial" w:cs="Arial"/>
          <w:sz w:val="22"/>
          <w:szCs w:val="22"/>
        </w:rPr>
        <w:t>titer</w:t>
      </w:r>
      <w:r w:rsidR="009C380F" w:rsidRPr="00D66486">
        <w:rPr>
          <w:rFonts w:ascii="Arial" w:hAnsi="Arial" w:cs="Arial"/>
          <w:sz w:val="22"/>
          <w:szCs w:val="22"/>
        </w:rPr>
        <w:t xml:space="preserve"> 5</w:t>
      </w:r>
      <w:r w:rsidRPr="00D66486">
        <w:rPr>
          <w:rFonts w:ascii="Arial" w:hAnsi="Arial" w:cs="Arial"/>
          <w:sz w:val="22"/>
          <w:szCs w:val="22"/>
        </w:rPr>
        <w:t xml:space="preserve"> days post infection</w:t>
      </w:r>
      <w:r w:rsidR="000A7EB0" w:rsidRPr="00D66486">
        <w:rPr>
          <w:rFonts w:ascii="Arial" w:hAnsi="Arial" w:cs="Arial"/>
          <w:sz w:val="22"/>
          <w:szCs w:val="22"/>
        </w:rPr>
        <w:t>.</w:t>
      </w:r>
      <w:r w:rsidR="009C380F" w:rsidRPr="00D66486">
        <w:rPr>
          <w:rFonts w:ascii="Arial" w:hAnsi="Arial" w:cs="Arial"/>
          <w:sz w:val="22"/>
          <w:szCs w:val="22"/>
        </w:rPr>
        <w:t xml:space="preserve"> All hamsters were</w:t>
      </w:r>
      <w:r w:rsidR="000A7EB0" w:rsidRPr="00D66486">
        <w:rPr>
          <w:rFonts w:ascii="Arial" w:hAnsi="Arial" w:cs="Arial"/>
          <w:sz w:val="22"/>
          <w:szCs w:val="22"/>
        </w:rPr>
        <w:t xml:space="preserve"> observed and weighed daily.</w:t>
      </w:r>
      <w:r w:rsidR="009C380F" w:rsidRPr="00D66486">
        <w:rPr>
          <w:rFonts w:ascii="Arial" w:hAnsi="Arial" w:cs="Arial"/>
          <w:sz w:val="22"/>
          <w:szCs w:val="22"/>
        </w:rPr>
        <w:t xml:space="preserve"> At necropsy, </w:t>
      </w:r>
      <w:r w:rsidR="000A7EB0" w:rsidRPr="00D66486">
        <w:rPr>
          <w:rFonts w:ascii="Arial" w:hAnsi="Arial" w:cs="Arial"/>
          <w:sz w:val="22"/>
          <w:szCs w:val="22"/>
        </w:rPr>
        <w:t>the blood</w:t>
      </w:r>
      <w:r w:rsidR="009C380F" w:rsidRPr="00D66486">
        <w:rPr>
          <w:rFonts w:ascii="Arial" w:hAnsi="Arial" w:cs="Arial"/>
          <w:sz w:val="22"/>
          <w:szCs w:val="22"/>
        </w:rPr>
        <w:t xml:space="preserve"> and liver </w:t>
      </w:r>
      <w:del w:id="205" w:author="Matt Doherty" w:date="2019-01-14T11:44:00Z">
        <w:r w:rsidR="000A7EB0" w:rsidRPr="00D66486" w:rsidDel="006D631B">
          <w:rPr>
            <w:rFonts w:ascii="Arial" w:hAnsi="Arial" w:cs="Arial"/>
            <w:sz w:val="22"/>
            <w:szCs w:val="22"/>
          </w:rPr>
          <w:delText xml:space="preserve">were </w:delText>
        </w:r>
      </w:del>
      <w:ins w:id="206" w:author="Matt Doherty" w:date="2019-01-14T11:44:00Z">
        <w:r w:rsidR="006D631B">
          <w:rPr>
            <w:rFonts w:ascii="Arial" w:hAnsi="Arial" w:cs="Arial"/>
            <w:sz w:val="22"/>
            <w:szCs w:val="22"/>
          </w:rPr>
          <w:t>was</w:t>
        </w:r>
        <w:r w:rsidR="006D631B" w:rsidRPr="00D66486">
          <w:rPr>
            <w:rFonts w:ascii="Arial" w:hAnsi="Arial" w:cs="Arial"/>
            <w:sz w:val="22"/>
            <w:szCs w:val="22"/>
          </w:rPr>
          <w:t xml:space="preserve"> </w:t>
        </w:r>
      </w:ins>
      <w:r w:rsidR="000A7EB0" w:rsidRPr="00D66486">
        <w:rPr>
          <w:rFonts w:ascii="Arial" w:hAnsi="Arial" w:cs="Arial"/>
          <w:sz w:val="22"/>
          <w:szCs w:val="22"/>
        </w:rPr>
        <w:t xml:space="preserve">collected. </w:t>
      </w:r>
      <w:r w:rsidR="009C380F" w:rsidRPr="00D66486">
        <w:rPr>
          <w:rFonts w:ascii="Arial" w:hAnsi="Arial" w:cs="Arial"/>
          <w:sz w:val="22"/>
          <w:szCs w:val="22"/>
        </w:rPr>
        <w:t xml:space="preserve">Virus was extracted from the liver and </w:t>
      </w:r>
      <w:r w:rsidR="00E00B69" w:rsidRPr="00D66486">
        <w:rPr>
          <w:rFonts w:ascii="Arial" w:hAnsi="Arial" w:cs="Arial"/>
          <w:sz w:val="22"/>
          <w:szCs w:val="22"/>
        </w:rPr>
        <w:t>quantified by 50% Tissue Culture Infectious Dose (TCID</w:t>
      </w:r>
      <w:r w:rsidR="00E00B69" w:rsidRPr="00D66486">
        <w:rPr>
          <w:rFonts w:ascii="Arial" w:hAnsi="Arial" w:cs="Arial"/>
          <w:sz w:val="22"/>
          <w:szCs w:val="22"/>
          <w:vertAlign w:val="subscript"/>
        </w:rPr>
        <w:t>50</w:t>
      </w:r>
      <w:r w:rsidR="00E00B69" w:rsidRPr="00D66486">
        <w:rPr>
          <w:rFonts w:ascii="Arial" w:hAnsi="Arial" w:cs="Arial"/>
          <w:sz w:val="22"/>
          <w:szCs w:val="22"/>
        </w:rPr>
        <w:t>) assay in HEK-293 cells</w:t>
      </w:r>
      <w:r w:rsidR="00607867">
        <w:rPr>
          <w:rFonts w:ascii="Arial" w:hAnsi="Arial" w:cs="Arial"/>
          <w:sz w:val="22"/>
          <w:szCs w:val="22"/>
        </w:rPr>
        <w:t xml:space="preserve"> </w:t>
      </w:r>
      <w:r w:rsidR="00607867">
        <w:rPr>
          <w:rFonts w:ascii="Arial" w:hAnsi="Arial" w:cs="Arial"/>
          <w:sz w:val="22"/>
          <w:szCs w:val="22"/>
        </w:rPr>
        <w:fldChar w:fldCharType="begin"/>
      </w:r>
      <w:r w:rsidR="00607867">
        <w:rPr>
          <w:rFonts w:ascii="Arial" w:hAnsi="Arial" w:cs="Arial"/>
          <w:sz w:val="22"/>
          <w:szCs w:val="22"/>
        </w:rPr>
        <w:instrText xml:space="preserve"> ADDIN ZOTERO_ITEM CSL_CITATION {"citationID":"TZfhfJcJ","properties":{"formattedCitation":"(18)","plainCitation":"(18)","noteIndex":0},"citationItems":[{"id":3068,"uris":["http://zotero.org/groups/2160309/items/VLPWUQ7B"],"uri":["http://zotero.org/groups/2160309/items/VLPWUQ7B"],"itemData":{"id":3068,"type":"article-journal","title":"Hexadecyloxypropyl-cidofovir, CMX001, prevents adenovirus-induced mortality in a permissive, immunosuppressed animal model","container-title":"Proceedings of the National Academy of Sciences","page":"7293-7297","volume":"105","issue":"20","source":"CrossRef","DOI":"10.1073/pnas.0800200105","ISSN":"0027-8424, 1091-6490","language":"en","author":[{"family":"Toth","given":"K."},{"family":"Spencer","given":"J. F."},{"family":"Dhar","given":"D."},{"family":"Sagartz","given":"J. E."},{"family":"Buller","given":"R. M. L."},{"family":"Painter","given":"G. R."},{"family":"Wold","given":"W. S. M."}],"issued":{"date-parts":[["2008",5,20]]}}}],"schema":"https://github.com/citation-style-language/schema/raw/master/csl-citation.json"} </w:instrText>
      </w:r>
      <w:r w:rsidR="00607867">
        <w:rPr>
          <w:rFonts w:ascii="Arial" w:hAnsi="Arial" w:cs="Arial"/>
          <w:sz w:val="22"/>
          <w:szCs w:val="22"/>
        </w:rPr>
        <w:fldChar w:fldCharType="separate"/>
      </w:r>
      <w:r w:rsidR="00607867" w:rsidRPr="00607867">
        <w:rPr>
          <w:rFonts w:ascii="Arial" w:hAnsi="Arial" w:cs="Arial"/>
          <w:sz w:val="22"/>
        </w:rPr>
        <w:t>(18)</w:t>
      </w:r>
      <w:r w:rsidR="00607867">
        <w:rPr>
          <w:rFonts w:ascii="Arial" w:hAnsi="Arial" w:cs="Arial"/>
          <w:sz w:val="22"/>
          <w:szCs w:val="22"/>
        </w:rPr>
        <w:fldChar w:fldCharType="end"/>
      </w:r>
      <w:r w:rsidR="00E00B69" w:rsidRPr="00D66486">
        <w:rPr>
          <w:rFonts w:ascii="Arial" w:hAnsi="Arial" w:cs="Arial"/>
          <w:sz w:val="22"/>
          <w:szCs w:val="22"/>
        </w:rPr>
        <w:t>. Serum was assayed for liver transaminase levels</w:t>
      </w:r>
      <w:r w:rsidR="009C380F" w:rsidRPr="00D66486">
        <w:rPr>
          <w:rFonts w:ascii="Arial" w:hAnsi="Arial" w:cs="Arial"/>
          <w:sz w:val="22"/>
          <w:szCs w:val="22"/>
        </w:rPr>
        <w:t xml:space="preserve">.  </w:t>
      </w:r>
    </w:p>
    <w:p w14:paraId="79FE373F" w14:textId="7EBE3B59" w:rsidR="00EF6A21" w:rsidRDefault="00EF6A21" w:rsidP="00EF6A21">
      <w:pPr>
        <w:pStyle w:val="Heading3"/>
      </w:pPr>
      <w:r>
        <w:rPr>
          <w:i/>
        </w:rPr>
        <w:t>In vivo</w:t>
      </w:r>
      <w:r w:rsidR="000A7EB0">
        <w:t xml:space="preserve"> Prodrug Toxicity</w:t>
      </w:r>
    </w:p>
    <w:p w14:paraId="289A5337" w14:textId="476F5E26" w:rsidR="00EF6A21" w:rsidRDefault="00EF6A21" w:rsidP="00EF6A21">
      <w:pPr>
        <w:pStyle w:val="FirstParagraph"/>
      </w:pPr>
      <w:r>
        <w:t xml:space="preserve">Toxicity following multiple equimolar doses of C16-Tyr-CDV and CMX-001 for both the IV and oral routes was assessed. Jugular vein cannulated animals were obtained from Charles River and used for IV administration. Throughout the </w:t>
      </w:r>
      <w:del w:id="207" w:author="Matt Doherty" w:date="2019-01-14T11:45:00Z">
        <w:r w:rsidDel="006D631B">
          <w:delText>seven day</w:delText>
        </w:r>
      </w:del>
      <w:ins w:id="208" w:author="Matt Doherty" w:date="2019-01-14T11:45:00Z">
        <w:r w:rsidR="006D631B">
          <w:t>7-day</w:t>
        </w:r>
      </w:ins>
      <w:r>
        <w:t xml:space="preserve"> dosing period, cannulae were secured under Velcro® jackets to prevent the animals from compromising the cannulae. Cannulated animals were individually housed while non-cannulated animals were group housed. Non-cannulated animals were used for oral administration. Compounds were </w:t>
      </w:r>
      <w:del w:id="209" w:author="Matt Doherty" w:date="2019-01-14T11:46:00Z">
        <w:r w:rsidDel="006D631B">
          <w:delText xml:space="preserve">administered once daily for 7 days, either </w:delText>
        </w:r>
      </w:del>
      <w:r>
        <w:t xml:space="preserve">suspended in carboxymethylcellulose </w:t>
      </w:r>
      <w:del w:id="210" w:author="Matt Doherty" w:date="2019-01-14T11:47:00Z">
        <w:r w:rsidDel="006D631B">
          <w:delText xml:space="preserve">for oral administration </w:delText>
        </w:r>
      </w:del>
      <w:r>
        <w:t>or dissolved in 1% labrasol in 0.9% sodium chloride for</w:t>
      </w:r>
      <w:del w:id="211" w:author="Matt Doherty" w:date="2019-01-14T11:48:00Z">
        <w:r w:rsidDel="006D631B">
          <w:delText xml:space="preserve"> </w:delText>
        </w:r>
      </w:del>
      <w:ins w:id="212" w:author="Matt Doherty" w:date="2019-01-14T11:48:00Z">
        <w:r w:rsidR="006D631B">
          <w:t xml:space="preserve"> oral or </w:t>
        </w:r>
      </w:ins>
      <w:r>
        <w:t>IV administration</w:t>
      </w:r>
      <w:ins w:id="213" w:author="Matt Doherty" w:date="2019-01-14T11:48:00Z">
        <w:r w:rsidR="006D631B">
          <w:t>, respectively</w:t>
        </w:r>
      </w:ins>
      <w:ins w:id="214" w:author="Matt Doherty" w:date="2019-01-14T11:49:00Z">
        <w:r w:rsidR="006D631B">
          <w:t>,</w:t>
        </w:r>
      </w:ins>
      <w:ins w:id="215" w:author="Matt Doherty" w:date="2019-01-14T11:48:00Z">
        <w:r w:rsidR="006D631B">
          <w:t xml:space="preserve"> </w:t>
        </w:r>
      </w:ins>
      <w:ins w:id="216" w:author="Matt Doherty" w:date="2019-01-14T11:46:00Z">
        <w:r w:rsidR="006D631B">
          <w:t>once daily for 7 days</w:t>
        </w:r>
      </w:ins>
      <w:r>
        <w:t xml:space="preserve">. Animals were observed daily for body weight change and clinical abnormalities. On Day 8, animals were euthanized, blood samples for clinical chemistry and hematology were obtained by cardiac puncture, and samples of kidney, liver, lung, small intestine, colon, spleen, heart, and skeletal muscle were processed for histopathology. Each whole blood sample was allocated between EDTA whole blood tubes (minimum 100µl/sample) and serum (minimum 700µl/sample) tubes and remained at ambient temperature until analysis at the University of Michigan Unit for Laboratory Animal Medicine </w:t>
      </w:r>
      <w:r w:rsidRPr="006D631B">
        <w:rPr>
          <w:i/>
          <w:rPrChange w:id="217" w:author="Matt Doherty" w:date="2019-01-14T11:49:00Z">
            <w:rPr/>
          </w:rPrChange>
        </w:rPr>
        <w:t>In Vivo</w:t>
      </w:r>
      <w:r>
        <w:t xml:space="preserve"> Animal Core (ULAM-IVAC). Samples were submitted to ULAM-IVAC within 8 hours post-collection for hematologic complete blood count (CBC) and blood chemistry analyses. A board-certified Veterinary Pathologist at Vet Pathology and IND Services (Novi, MI) conducted histopathology evaluations.</w:t>
      </w:r>
    </w:p>
    <w:p w14:paraId="7C279EED" w14:textId="77777777" w:rsidR="00EF6A21" w:rsidRPr="00EF6A21" w:rsidRDefault="00EF6A21" w:rsidP="008979FD">
      <w:pPr>
        <w:pStyle w:val="BodyText"/>
      </w:pPr>
    </w:p>
    <w:p w14:paraId="319D4CA1" w14:textId="77777777" w:rsidR="00C47328" w:rsidRDefault="00B2567A" w:rsidP="00206607">
      <w:pPr>
        <w:pStyle w:val="Heading2"/>
      </w:pPr>
      <w:bookmarkStart w:id="218" w:name="results"/>
      <w:r>
        <w:t>RESULTS</w:t>
      </w:r>
      <w:bookmarkEnd w:id="218"/>
    </w:p>
    <w:p w14:paraId="7A918637" w14:textId="2B979157" w:rsidR="00C47328" w:rsidRDefault="00B2567A">
      <w:pPr>
        <w:pStyle w:val="Heading3"/>
      </w:pPr>
      <w:bookmarkStart w:id="219" w:name="longer-chain-alkyl-groups-increase-the-l"/>
      <w:r>
        <w:t>Longer-chain alkyl groups increase the lipophilicity of Tyrosine-amide prodrugs of Cidofovir.</w:t>
      </w:r>
      <w:bookmarkEnd w:id="219"/>
    </w:p>
    <w:p w14:paraId="3BD6E1FE" w14:textId="77777777" w:rsidR="00C47328" w:rsidRDefault="00B2567A">
      <w:pPr>
        <w:pStyle w:val="FirstParagraph"/>
      </w:pPr>
      <w:r>
        <w:t>Cidofovir, or CDV, exhibits low oral bioavailability and cellular uptake. This is due to its high hydrophilicity and low lipophilicity, with a calculated Log D at pH 7.4 (cLog D7.4) of -7.4. We hypothesized that masking one of the negative charges via phospho-esterification with a Tyr amide linker and incorporation of long-chain alkyl groups would improve the CLog D7.4 values.</w:t>
      </w:r>
    </w:p>
    <w:p w14:paraId="3DA8AA69" w14:textId="704B4C5C" w:rsidR="00C47328" w:rsidRDefault="00B2567A" w:rsidP="009B249F">
      <w:pPr>
        <w:pStyle w:val="BodyText"/>
      </w:pPr>
      <w:r>
        <w:t>The C12-Tyr-CDV and C16-Tyr-CDV prodrugs were synthesized at gram quantity scale with high purity. For C12-Tyr-CDV, 2.5 g was prepared in two batch lots with purities 95.7% and 98.2% respectively. For C16-Tyr-CDV, 0.822 g was prepared with 96.86% purity as determined via UV-HPLC (280 nm). Identification and structural confirmation were determined via 1H NMR, 31P NMR and mass spectrometry. The analytical results for C12-Tyr-CDV and C16-Tyr-CDV are summarized in CRO-provided certificates of analysis (Supplemental Materials).</w:t>
      </w:r>
    </w:p>
    <w:p w14:paraId="0A9E4F85" w14:textId="77777777" w:rsidR="00C47328" w:rsidRDefault="00B2567A">
      <w:pPr>
        <w:pStyle w:val="BodyText"/>
      </w:pPr>
      <w:r>
        <w:t>The resulting cLog D7.4 values for C12-Tyr-CDV and C16-Tyr-CDV were -0.4 and 1.5 respectively, corresponding to increased lipophilicity of approximately 7 to 9 orders of magnitude compared to CDV.</w:t>
      </w:r>
    </w:p>
    <w:p w14:paraId="765D5ED4" w14:textId="6FE3EBAB" w:rsidR="00C47328" w:rsidRDefault="00B2567A">
      <w:pPr>
        <w:pStyle w:val="Heading3"/>
      </w:pPr>
      <w:bookmarkStart w:id="220" w:name="tyr-cdv-prodrugs-demonstrate-improved-in"/>
      <w:r>
        <w:t xml:space="preserve">Tyr-CDV prodrugs Demonstrate improved </w:t>
      </w:r>
      <w:r>
        <w:rPr>
          <w:i/>
        </w:rPr>
        <w:t>In vitro</w:t>
      </w:r>
      <w:r w:rsidRPr="009B249F">
        <w:t xml:space="preserve"> Cellular Uptake and Metabolism.</w:t>
      </w:r>
      <w:bookmarkEnd w:id="220"/>
    </w:p>
    <w:p w14:paraId="770BF016" w14:textId="75B94E94" w:rsidR="00C47328" w:rsidRDefault="00B2567A" w:rsidP="009B249F">
      <w:pPr>
        <w:pStyle w:val="FirstParagraph"/>
      </w:pPr>
      <w:r>
        <w:t>To assess if the enhancement in lipophilicity translated into increased intracellular uptake and conversion to CDV-PP, we incubated uninfected HFF cells with CDV, C12-Tyr-CDV</w:t>
      </w:r>
      <w:ins w:id="221" w:author="Matt Doherty" w:date="2019-01-11T11:35:00Z">
        <w:r w:rsidR="000D0C46">
          <w:t>,</w:t>
        </w:r>
      </w:ins>
      <w:del w:id="222" w:author="Matt Doherty" w:date="2019-01-11T11:36:00Z">
        <w:r w:rsidDel="000D0C46">
          <w:delText xml:space="preserve"> and</w:delText>
        </w:r>
      </w:del>
      <w:r>
        <w:t xml:space="preserve"> C16-Tyr-CDV</w:t>
      </w:r>
      <w:ins w:id="223" w:author="Matt Doherty" w:date="2019-01-11T11:36:00Z">
        <w:r w:rsidR="000D0C46">
          <w:t>, or CMX-001</w:t>
        </w:r>
      </w:ins>
      <w:r>
        <w:t xml:space="preserve"> </w:t>
      </w:r>
      <w:del w:id="224" w:author="Matt Doherty" w:date="2019-01-11T11:36:00Z">
        <w:r w:rsidDel="000D0C46">
          <w:delText xml:space="preserve">respectively </w:delText>
        </w:r>
      </w:del>
      <w:r>
        <w:t>for 72 hours and measured the corresponding prodrug and metabolite concentrations (i.e. CDV and CDV-PP) from the cellular lysates. In the case of CDV incubation, the prodrug measurements were not applicable. In each incubation, 1 µM of test compound (corresponding to 30 nmol) was incubated with 6 X 10</w:t>
      </w:r>
      <w:r w:rsidR="00CE3BB0">
        <w:rPr>
          <w:vertAlign w:val="superscript"/>
        </w:rPr>
        <w:t>6</w:t>
      </w:r>
      <w:r w:rsidR="00CE3BB0">
        <w:t xml:space="preserve"> </w:t>
      </w:r>
      <w:r>
        <w:t>cells. No signs of cell toxicity/morbidity were observed throughout the 72-hour incubation period with any of the test compounds.</w:t>
      </w:r>
    </w:p>
    <w:p w14:paraId="20066C9D" w14:textId="63C6053E" w:rsidR="00C47328" w:rsidRDefault="00B2567A">
      <w:pPr>
        <w:pStyle w:val="BodyText"/>
      </w:pPr>
      <w:r w:rsidRPr="00D46C32">
        <w:rPr>
          <w:rPrChange w:id="225" w:author="Matt Doherty" w:date="2019-01-11T17:29:00Z">
            <w:rPr>
              <w:highlight w:val="yellow"/>
            </w:rPr>
          </w:rPrChange>
        </w:rPr>
        <w:t xml:space="preserve">As shown in </w:t>
      </w:r>
      <w:r w:rsidRPr="00BA2BF5">
        <w:rPr>
          <w:b/>
          <w:rPrChange w:id="226" w:author="Matt Doherty" w:date="2019-01-14T12:33:00Z">
            <w:rPr>
              <w:highlight w:val="yellow"/>
            </w:rPr>
          </w:rPrChange>
        </w:rPr>
        <w:t>Figure 2</w:t>
      </w:r>
      <w:r w:rsidRPr="00D46C32">
        <w:rPr>
          <w:rPrChange w:id="227" w:author="Matt Doherty" w:date="2019-01-11T17:29:00Z">
            <w:rPr>
              <w:highlight w:val="yellow"/>
            </w:rPr>
          </w:rPrChange>
        </w:rPr>
        <w:t>, we were unable to measure any metabolite levels in CDV-treated cells above the detection limit of 0.018 µM. However, in the lysates of cells incubated with the prodrugs, we observed the prodrug as well as significant levels of metabolites.</w:t>
      </w:r>
      <w:ins w:id="228" w:author="Matt Doherty" w:date="2019-01-11T11:37:00Z">
        <w:r w:rsidR="000D0C46">
          <w:t xml:space="preserve"> </w:t>
        </w:r>
      </w:ins>
      <w:ins w:id="229" w:author="Matt Doherty" w:date="2019-01-11T11:38:00Z">
        <w:r w:rsidR="000D0C46">
          <w:t>Cellular uptake for the prodrugs was lowest for C12-Tyr-CDV</w:t>
        </w:r>
      </w:ins>
      <w:ins w:id="230" w:author="Matt Doherty" w:date="2019-01-11T11:41:00Z">
        <w:r w:rsidR="000D0C46">
          <w:t xml:space="preserve"> (7.79 pm</w:t>
        </w:r>
      </w:ins>
      <w:ins w:id="231" w:author="Matt Doherty" w:date="2019-01-11T11:42:00Z">
        <w:r w:rsidR="000D0C46">
          <w:t>ol</w:t>
        </w:r>
      </w:ins>
      <w:ins w:id="232" w:author="Matt Doherty" w:date="2019-01-11T11:41:00Z">
        <w:r w:rsidR="000D0C46">
          <w:t>/10</w:t>
        </w:r>
        <w:r w:rsidR="000D0C46" w:rsidRPr="000D0C46">
          <w:rPr>
            <w:vertAlign w:val="superscript"/>
            <w:rPrChange w:id="233" w:author="Matt Doherty" w:date="2019-01-11T11:43:00Z">
              <w:rPr/>
            </w:rPrChange>
          </w:rPr>
          <w:t>6</w:t>
        </w:r>
        <w:r w:rsidR="000D0C46">
          <w:t xml:space="preserve"> cells)</w:t>
        </w:r>
      </w:ins>
      <w:ins w:id="234" w:author="Matt Doherty" w:date="2019-01-11T11:42:00Z">
        <w:r w:rsidR="00095632">
          <w:t>, but</w:t>
        </w:r>
      </w:ins>
      <w:ins w:id="235" w:author="Matt Doherty" w:date="2019-01-11T11:43:00Z">
        <w:r w:rsidR="00234643">
          <w:t xml:space="preserve"> </w:t>
        </w:r>
      </w:ins>
      <w:ins w:id="236" w:author="Matt Doherty" w:date="2019-01-14T12:38:00Z">
        <w:r w:rsidR="00095632">
          <w:t>w</w:t>
        </w:r>
      </w:ins>
      <w:ins w:id="237" w:author="Matt Doherty" w:date="2019-01-11T11:43:00Z">
        <w:r w:rsidR="000D0C46">
          <w:t xml:space="preserve">e were </w:t>
        </w:r>
      </w:ins>
      <w:ins w:id="238" w:author="Matt Doherty" w:date="2019-01-14T12:38:00Z">
        <w:r w:rsidR="00095632">
          <w:t xml:space="preserve">still </w:t>
        </w:r>
      </w:ins>
      <w:ins w:id="239" w:author="Matt Doherty" w:date="2019-01-11T11:43:00Z">
        <w:r w:rsidR="000D0C46">
          <w:t>able to detec</w:t>
        </w:r>
      </w:ins>
      <w:ins w:id="240" w:author="Matt Doherty" w:date="2019-01-11T11:44:00Z">
        <w:r w:rsidR="008024DB">
          <w:t>t</w:t>
        </w:r>
      </w:ins>
      <w:ins w:id="241" w:author="Matt Doherty" w:date="2019-01-11T11:43:00Z">
        <w:r w:rsidR="000D0C46">
          <w:t xml:space="preserve"> conversion of the </w:t>
        </w:r>
      </w:ins>
      <w:ins w:id="242" w:author="Matt Doherty" w:date="2019-01-11T11:44:00Z">
        <w:r w:rsidR="000D0C46">
          <w:t>C12 analog to CDV and CDV-PP</w:t>
        </w:r>
        <w:r w:rsidR="00095632">
          <w:t xml:space="preserve"> </w:t>
        </w:r>
        <w:r w:rsidR="008024DB">
          <w:t>(</w:t>
        </w:r>
      </w:ins>
      <w:ins w:id="243" w:author="Matt Doherty" w:date="2019-01-11T11:45:00Z">
        <w:r w:rsidR="008024DB">
          <w:t xml:space="preserve">4.09 </w:t>
        </w:r>
      </w:ins>
      <w:ins w:id="244" w:author="Matt Doherty" w:date="2019-01-11T11:46:00Z">
        <w:r w:rsidR="008024DB">
          <w:t>pmol/10</w:t>
        </w:r>
        <w:r w:rsidR="008024DB" w:rsidRPr="006F59E9">
          <w:rPr>
            <w:vertAlign w:val="superscript"/>
          </w:rPr>
          <w:t>6</w:t>
        </w:r>
        <w:r w:rsidR="008024DB">
          <w:t xml:space="preserve"> cells </w:t>
        </w:r>
      </w:ins>
      <w:ins w:id="245" w:author="Matt Doherty" w:date="2019-01-11T11:45:00Z">
        <w:r w:rsidR="008024DB">
          <w:t xml:space="preserve">and </w:t>
        </w:r>
      </w:ins>
      <w:ins w:id="246" w:author="Matt Doherty" w:date="2019-01-11T11:46:00Z">
        <w:r w:rsidR="008024DB">
          <w:t>3.25</w:t>
        </w:r>
        <w:r w:rsidR="008024DB" w:rsidRPr="008024DB">
          <w:t xml:space="preserve"> </w:t>
        </w:r>
        <w:r w:rsidR="008024DB">
          <w:t>pmol/10</w:t>
        </w:r>
        <w:r w:rsidR="008024DB" w:rsidRPr="006F59E9">
          <w:rPr>
            <w:vertAlign w:val="superscript"/>
          </w:rPr>
          <w:t>6</w:t>
        </w:r>
        <w:r w:rsidR="008024DB">
          <w:t xml:space="preserve"> cells</w:t>
        </w:r>
      </w:ins>
      <w:ins w:id="247" w:author="Matt Doherty" w:date="2019-01-11T11:45:00Z">
        <w:r w:rsidR="008024DB">
          <w:t>, respectively).</w:t>
        </w:r>
      </w:ins>
      <w:ins w:id="248" w:author="Matt Doherty" w:date="2019-01-11T11:38:00Z">
        <w:r w:rsidR="000D0C46">
          <w:t xml:space="preserve"> </w:t>
        </w:r>
      </w:ins>
      <w:ins w:id="249" w:author="Matt Doherty" w:date="2019-01-11T11:47:00Z">
        <w:r w:rsidR="008024DB">
          <w:t xml:space="preserve">Cellular uptake for </w:t>
        </w:r>
      </w:ins>
      <w:ins w:id="250" w:author="Matt Doherty" w:date="2019-01-11T11:48:00Z">
        <w:r w:rsidR="008024DB">
          <w:t>C16-Tyr-CDV was over 4</w:t>
        </w:r>
      </w:ins>
      <w:ins w:id="251" w:author="Matt Doherty" w:date="2019-01-14T12:28:00Z">
        <w:r w:rsidR="00B661BA">
          <w:t>-</w:t>
        </w:r>
      </w:ins>
      <w:ins w:id="252" w:author="Matt Doherty" w:date="2019-01-11T11:48:00Z">
        <w:r w:rsidR="008024DB">
          <w:t>fold higher than the C12 analog</w:t>
        </w:r>
      </w:ins>
      <w:ins w:id="253" w:author="Matt Doherty" w:date="2019-01-11T11:49:00Z">
        <w:r w:rsidR="008024DB">
          <w:t xml:space="preserve"> resulting in</w:t>
        </w:r>
      </w:ins>
      <w:ins w:id="254" w:author="Matt Doherty" w:date="2019-01-11T11:56:00Z">
        <w:r w:rsidR="00CC2471">
          <w:t xml:space="preserve"> over 10</w:t>
        </w:r>
      </w:ins>
      <w:ins w:id="255" w:author="Matt Doherty" w:date="2019-01-14T12:28:00Z">
        <w:r w:rsidR="00B661BA">
          <w:t>-</w:t>
        </w:r>
      </w:ins>
      <w:ins w:id="256" w:author="Matt Doherty" w:date="2019-01-11T11:56:00Z">
        <w:r w:rsidR="00CC2471">
          <w:t>fold higher</w:t>
        </w:r>
      </w:ins>
      <w:ins w:id="257" w:author="Matt Doherty" w:date="2019-01-11T11:49:00Z">
        <w:r w:rsidR="008024DB">
          <w:t xml:space="preserve"> </w:t>
        </w:r>
      </w:ins>
      <w:ins w:id="258" w:author="Matt Doherty" w:date="2019-01-11T11:50:00Z">
        <w:r w:rsidR="008024DB">
          <w:t xml:space="preserve">intracellular </w:t>
        </w:r>
      </w:ins>
      <w:ins w:id="259" w:author="Matt Doherty" w:date="2019-01-11T11:56:00Z">
        <w:r w:rsidR="00CC2471">
          <w:t xml:space="preserve">conversion to </w:t>
        </w:r>
      </w:ins>
      <w:ins w:id="260" w:author="Matt Doherty" w:date="2019-01-11T11:50:00Z">
        <w:r w:rsidR="008024DB">
          <w:t>CDV than the C12 analog.</w:t>
        </w:r>
      </w:ins>
      <w:ins w:id="261" w:author="Matt Doherty" w:date="2019-01-11T12:15:00Z">
        <w:r w:rsidR="00174BAA">
          <w:t xml:space="preserve"> </w:t>
        </w:r>
      </w:ins>
      <w:ins w:id="262" w:author="Matt Doherty" w:date="2019-01-11T12:16:00Z">
        <w:r w:rsidR="00174BAA">
          <w:t>Additionally, we observed h</w:t>
        </w:r>
      </w:ins>
      <w:ins w:id="263" w:author="Matt Doherty" w:date="2019-01-11T12:15:00Z">
        <w:r w:rsidR="00174BAA">
          <w:t>igher levels of CDV than prodrug following treatment with the C16 analog.</w:t>
        </w:r>
      </w:ins>
      <w:ins w:id="264" w:author="Matt Doherty" w:date="2019-01-11T12:16:00Z">
        <w:r w:rsidR="00174BAA">
          <w:t xml:space="preserve"> Compared to C16-Tyr-CDV,</w:t>
        </w:r>
      </w:ins>
      <w:ins w:id="265" w:author="Matt Doherty" w:date="2019-01-11T11:50:00Z">
        <w:r w:rsidR="008024DB">
          <w:t xml:space="preserve"> </w:t>
        </w:r>
      </w:ins>
      <w:ins w:id="266" w:author="Matt Doherty" w:date="2019-01-11T12:17:00Z">
        <w:r w:rsidR="00174BAA">
          <w:t>t</w:t>
        </w:r>
      </w:ins>
      <w:ins w:id="267" w:author="Matt Doherty" w:date="2019-01-11T11:51:00Z">
        <w:r w:rsidR="008024DB">
          <w:t xml:space="preserve">reatment with CMX-001 resulted in almost twice as much uptake of the prodrug and </w:t>
        </w:r>
      </w:ins>
      <w:ins w:id="268" w:author="Matt Doherty" w:date="2019-01-11T11:52:00Z">
        <w:r w:rsidR="008024DB">
          <w:t>higher levels of CDV. However, intracellular levels of CDV-PP we</w:t>
        </w:r>
      </w:ins>
      <w:ins w:id="269" w:author="Matt Doherty" w:date="2019-01-14T12:29:00Z">
        <w:r w:rsidR="00B661BA">
          <w:t>re</w:t>
        </w:r>
      </w:ins>
      <w:ins w:id="270" w:author="Matt Doherty" w:date="2019-01-11T11:52:00Z">
        <w:r w:rsidR="008024DB">
          <w:t xml:space="preserve"> </w:t>
        </w:r>
      </w:ins>
      <w:ins w:id="271" w:author="Matt Doherty" w:date="2019-01-11T11:54:00Z">
        <w:r w:rsidR="00D42F30">
          <w:t xml:space="preserve">only </w:t>
        </w:r>
      </w:ins>
      <w:ins w:id="272" w:author="Matt Doherty" w:date="2019-01-11T11:55:00Z">
        <w:r w:rsidR="00D42F30">
          <w:t>1.2 fold higher</w:t>
        </w:r>
      </w:ins>
      <w:ins w:id="273" w:author="Matt Doherty" w:date="2019-01-11T11:52:00Z">
        <w:r w:rsidR="008024DB">
          <w:t xml:space="preserve"> </w:t>
        </w:r>
      </w:ins>
      <w:ins w:id="274" w:author="Matt Doherty" w:date="2019-01-14T12:30:00Z">
        <w:r w:rsidR="00B661BA">
          <w:t xml:space="preserve">in cells </w:t>
        </w:r>
        <w:r w:rsidR="00BA2BF5">
          <w:t>treated</w:t>
        </w:r>
        <w:r w:rsidR="00B661BA">
          <w:t xml:space="preserve"> w</w:t>
        </w:r>
        <w:r w:rsidR="00BA2BF5">
          <w:t>ith CMX-001 compared to C16-Tyr-</w:t>
        </w:r>
        <w:r w:rsidR="00B661BA">
          <w:t>CDV (41.64 pmol/10</w:t>
        </w:r>
        <w:r w:rsidR="00B661BA" w:rsidRPr="006F59E9">
          <w:rPr>
            <w:vertAlign w:val="superscript"/>
          </w:rPr>
          <w:t>6</w:t>
        </w:r>
        <w:r w:rsidR="00B661BA">
          <w:t xml:space="preserve"> cells and </w:t>
        </w:r>
      </w:ins>
      <w:ins w:id="275" w:author="Matt Doherty" w:date="2019-01-11T11:53:00Z">
        <w:r w:rsidR="008024DB">
          <w:t>33.95 pmol/10</w:t>
        </w:r>
        <w:r w:rsidR="008024DB" w:rsidRPr="006F59E9">
          <w:rPr>
            <w:vertAlign w:val="superscript"/>
          </w:rPr>
          <w:t>6</w:t>
        </w:r>
        <w:r w:rsidR="008024DB">
          <w:t xml:space="preserve"> cells</w:t>
        </w:r>
      </w:ins>
      <w:ins w:id="276" w:author="Matt Doherty" w:date="2019-01-14T12:30:00Z">
        <w:r w:rsidR="00B661BA">
          <w:t>, respectively)</w:t>
        </w:r>
      </w:ins>
      <w:ins w:id="277" w:author="Matt Doherty" w:date="2019-01-11T12:10:00Z">
        <w:r w:rsidR="00174BAA">
          <w:t xml:space="preserve">. </w:t>
        </w:r>
      </w:ins>
    </w:p>
    <w:p w14:paraId="318176D0" w14:textId="413FEABE" w:rsidR="00C47328" w:rsidRDefault="00B2567A">
      <w:pPr>
        <w:pStyle w:val="Heading3"/>
      </w:pPr>
      <w:bookmarkStart w:id="278" w:name="tyr-cdv-prodrugs-are-more-potent-than-cd"/>
      <w:r>
        <w:t>Tyr-</w:t>
      </w:r>
      <w:r w:rsidRPr="009B249F">
        <w:t>CDV Prodrugs</w:t>
      </w:r>
      <w:r>
        <w:t xml:space="preserve"> are more potent than CDV </w:t>
      </w:r>
      <w:r>
        <w:rPr>
          <w:i/>
        </w:rPr>
        <w:t>in vitro</w:t>
      </w:r>
      <w:r w:rsidRPr="009B249F">
        <w:t>.</w:t>
      </w:r>
      <w:bookmarkEnd w:id="278"/>
    </w:p>
    <w:p w14:paraId="4EB7D0BE" w14:textId="5CC9C640" w:rsidR="00C47328" w:rsidRDefault="00B2567A">
      <w:pPr>
        <w:pStyle w:val="FirstParagraph"/>
      </w:pPr>
      <w:r>
        <w:t xml:space="preserve">To determine if the enhanced cellular uptake </w:t>
      </w:r>
      <w:r w:rsidR="00683FA2">
        <w:t xml:space="preserve">and conversion </w:t>
      </w:r>
      <w:r>
        <w:t xml:space="preserve">resulted in improved antiviral activity, the parent compound, CDV, and the two prodrugs were evaluated </w:t>
      </w:r>
      <w:r w:rsidRPr="009B249F">
        <w:rPr>
          <w:i/>
        </w:rPr>
        <w:t>in vitro</w:t>
      </w:r>
      <w:r>
        <w:t xml:space="preserve"> against three herpesviruses (hCMV, HSV-2 and VZV) and two poxviruses (vaccinia and cowpox) in HFF cells. Cytotoxicity of the CDV prodrugs was assessed concurrently. As summarized in </w:t>
      </w:r>
      <w:r w:rsidRPr="00BA2BF5">
        <w:rPr>
          <w:b/>
          <w:rPrChange w:id="279" w:author="Matt Doherty" w:date="2019-01-14T12:32:00Z">
            <w:rPr/>
          </w:rPrChange>
        </w:rPr>
        <w:t>Table 1</w:t>
      </w:r>
      <w:r>
        <w:t>, both prodrugs exhibited significant improvement in antiviral activity over CDV. The C12 analog exhibited an average potency enhancement over CDV of about 40-fold</w:t>
      </w:r>
      <w:ins w:id="280" w:author="Matt Doherty" w:date="2019-01-14T17:21:00Z">
        <w:r w:rsidR="0085313B">
          <w:t xml:space="preserve"> (</w:t>
        </w:r>
        <w:r w:rsidR="0085313B">
          <w:rPr>
            <w:b/>
          </w:rPr>
          <w:t>Table 2</w:t>
        </w:r>
        <w:r w:rsidR="0085313B">
          <w:t>)</w:t>
        </w:r>
      </w:ins>
      <w:r>
        <w:t>. The average is about 16</w:t>
      </w:r>
      <w:r w:rsidR="00C33F6F">
        <w:t>-fold</w:t>
      </w:r>
      <w:r>
        <w:t xml:space="preserve"> if HSV-2 is not included, which was particularly susceptible to the C12 analog. The C16 analog improved potency by 190-fold</w:t>
      </w:r>
      <w:ins w:id="281" w:author="Matt Doherty" w:date="2019-01-14T12:41:00Z">
        <w:r w:rsidR="00095632">
          <w:t>,</w:t>
        </w:r>
      </w:ins>
      <w:r>
        <w:t xml:space="preserve"> on average. Generally, C16-Tyr-CDV provides about 2 orders of magnitude improved potency compared to 1 order of magnitude for C12-Tyr-CDV against </w:t>
      </w:r>
      <w:ins w:id="282" w:author="Matt Doherty" w:date="2019-01-14T12:42:00Z">
        <w:r w:rsidR="00095632">
          <w:t>ds</w:t>
        </w:r>
      </w:ins>
      <w:r>
        <w:t>DNA viruses</w:t>
      </w:r>
      <w:r w:rsidR="00C33F6F">
        <w:t>,</w:t>
      </w:r>
      <w:r>
        <w:t xml:space="preserve"> relative to CDV. For the poxviruses, the magnitude of the increase in potency from both prodrugs was roughly matched by their respective increases in cytotoxicity, resulting in selectivity index (SI) values in the range of about 6 to 10. Against the herpesviruses hCMV and VZV, the SI values were on the orders of approximately 100 to 1000-fold for C12-Tyr-CDV and C16-Tyr-CDV</w:t>
      </w:r>
      <w:ins w:id="283" w:author="Matt Doherty" w:date="2019-01-14T12:42:00Z">
        <w:r w:rsidR="00095632">
          <w:t>,</w:t>
        </w:r>
      </w:ins>
      <w:r>
        <w:t xml:space="preserve"> respectively. We did not observe an increase in potency for C16-Tyr-CDV against HSV-2 compared to C12-Tyr-CDV, resulting in a narrower SI window than expected. The CC50 values of CDV were </w:t>
      </w:r>
      <w:ins w:id="284" w:author="Matt Doherty" w:date="2019-01-14T12:43:00Z">
        <w:r w:rsidR="00095632">
          <w:t xml:space="preserve">at or </w:t>
        </w:r>
      </w:ins>
      <w:r>
        <w:t>above the upper limit tested (60 µM). Based on the SI</w:t>
      </w:r>
      <w:r w:rsidRPr="00BA2BF5">
        <w:rPr>
          <w:vertAlign w:val="subscript"/>
          <w:rPrChange w:id="285" w:author="Matt Doherty" w:date="2019-01-14T12:33:00Z">
            <w:rPr/>
          </w:rPrChange>
        </w:rPr>
        <w:t>50</w:t>
      </w:r>
      <w:r>
        <w:t xml:space="preserve"> results, C16-Tyr-CDV was carried forward for evaluation </w:t>
      </w:r>
      <w:r>
        <w:rPr>
          <w:i/>
        </w:rPr>
        <w:t>in vivo</w:t>
      </w:r>
      <w:r>
        <w:t>.</w:t>
      </w:r>
    </w:p>
    <w:p w14:paraId="7CCFF84A" w14:textId="545FC9E3" w:rsidR="00C47328" w:rsidRDefault="00B2567A">
      <w:pPr>
        <w:pStyle w:val="Heading3"/>
      </w:pPr>
      <w:bookmarkStart w:id="286" w:name="in-vivo-c16-tyr-cdv-toxicity-distributio"/>
      <w:r>
        <w:rPr>
          <w:i/>
        </w:rPr>
        <w:t>In vivo</w:t>
      </w:r>
      <w:r>
        <w:t xml:space="preserve"> C16-Tyr-CDV distribution</w:t>
      </w:r>
      <w:r w:rsidR="003E5059">
        <w:t xml:space="preserve"> and</w:t>
      </w:r>
      <w:r>
        <w:t xml:space="preserve"> pharmacokinetics</w:t>
      </w:r>
      <w:bookmarkEnd w:id="286"/>
    </w:p>
    <w:p w14:paraId="16182220" w14:textId="026AFFE8" w:rsidR="00C47328" w:rsidRDefault="003F17A6">
      <w:pPr>
        <w:pStyle w:val="BodyText"/>
      </w:pPr>
      <w:r>
        <w:t>The</w:t>
      </w:r>
      <w:r w:rsidR="00B2567A">
        <w:t xml:space="preserve"> pharmacokinetic profile and biodistribution of C16-Tyr-CDV was determined following IV and oral administration of</w:t>
      </w:r>
      <w:r w:rsidR="00830815">
        <w:rPr>
          <w:rFonts w:eastAsiaTheme="minorEastAsia"/>
        </w:rPr>
        <w:t xml:space="preserve"> </w:t>
      </w:r>
      <w:r w:rsidR="00830815" w:rsidRPr="00206607">
        <w:rPr>
          <w:rFonts w:eastAsiaTheme="minorEastAsia"/>
          <w:vertAlign w:val="superscript"/>
        </w:rPr>
        <w:t>14</w:t>
      </w:r>
      <w:r w:rsidR="00B2567A">
        <w:t xml:space="preserve">C-C16-Tyr-CDV. As seen in </w:t>
      </w:r>
      <w:r w:rsidR="00B2567A" w:rsidRPr="00BA2BF5">
        <w:rPr>
          <w:b/>
          <w:rPrChange w:id="287" w:author="Matt Doherty" w:date="2019-01-14T12:33:00Z">
            <w:rPr/>
          </w:rPrChange>
        </w:rPr>
        <w:t xml:space="preserve">Table </w:t>
      </w:r>
      <w:del w:id="288" w:author="Matt Doherty" w:date="2019-01-14T17:21:00Z">
        <w:r w:rsidR="00B2567A" w:rsidRPr="00BA2BF5" w:rsidDel="0085313B">
          <w:rPr>
            <w:b/>
            <w:rPrChange w:id="289" w:author="Matt Doherty" w:date="2019-01-14T12:33:00Z">
              <w:rPr/>
            </w:rPrChange>
          </w:rPr>
          <w:delText>4</w:delText>
        </w:r>
      </w:del>
      <w:ins w:id="290" w:author="Matt Doherty" w:date="2019-01-14T17:21:00Z">
        <w:r w:rsidR="0085313B">
          <w:rPr>
            <w:b/>
          </w:rPr>
          <w:t>3</w:t>
        </w:r>
      </w:ins>
      <w:r w:rsidR="00B2567A">
        <w:t xml:space="preserve">, IV </w:t>
      </w:r>
      <w:del w:id="291" w:author="Matt Doherty" w:date="2019-01-14T17:44:00Z">
        <w:r w:rsidR="00B2567A" w:rsidDel="00EB5305">
          <w:delText xml:space="preserve">Cidofovir </w:delText>
        </w:r>
      </w:del>
      <w:ins w:id="292" w:author="Matt Doherty" w:date="2019-01-14T17:44:00Z">
        <w:r w:rsidR="00EB5305">
          <w:t xml:space="preserve">CDV </w:t>
        </w:r>
      </w:ins>
      <w:r w:rsidR="00B2567A">
        <w:t>had a lower AUC than IV C16-Tyr-CDV and oral C16-Tyr-CDV (222, 1390, and 760 ng*hr/mL, respectively). Oral C16-Tyr-CDV had the longest t</w:t>
      </w:r>
      <w:r w:rsidR="00830815">
        <w:rPr>
          <w:vertAlign w:val="subscript"/>
        </w:rPr>
        <w:t>1/2</w:t>
      </w:r>
      <w:r w:rsidR="00B2567A">
        <w:t xml:space="preserve"> at 38.2 hours. Oral bioavailability of C16-Tyr-CDV was 5.5%. Across all test groups, tissue levels exceeded blood levels. </w:t>
      </w:r>
      <w:ins w:id="293" w:author="Matt Doherty" w:date="2019-01-14T17:45:00Z">
        <w:r w:rsidR="00EB5305">
          <w:t>When administered via IV, C16-Tyr-CDV levels were highest in the liver and sp</w:t>
        </w:r>
      </w:ins>
      <w:ins w:id="294" w:author="Matt Doherty" w:date="2019-01-14T17:46:00Z">
        <w:r w:rsidR="00EB5305">
          <w:t>leen at 24 hours</w:t>
        </w:r>
      </w:ins>
      <w:ins w:id="295" w:author="Matt Doherty" w:date="2019-01-14T17:47:00Z">
        <w:r w:rsidR="00EB5305">
          <w:t xml:space="preserve"> (</w:t>
        </w:r>
        <w:r w:rsidR="00EB5305">
          <w:rPr>
            <w:b/>
          </w:rPr>
          <w:t>SF</w:t>
        </w:r>
      </w:ins>
      <w:ins w:id="296" w:author="Matt Doherty" w:date="2019-01-14T17:48:00Z">
        <w:r w:rsidR="00EB5305">
          <w:rPr>
            <w:b/>
          </w:rPr>
          <w:t xml:space="preserve">. </w:t>
        </w:r>
      </w:ins>
      <w:ins w:id="297" w:author="Matt Doherty" w:date="2019-01-14T17:47:00Z">
        <w:r w:rsidR="00EB5305">
          <w:rPr>
            <w:b/>
          </w:rPr>
          <w:t>2)</w:t>
        </w:r>
      </w:ins>
      <w:ins w:id="298" w:author="Matt Doherty" w:date="2019-01-14T17:46:00Z">
        <w:r w:rsidR="00EB5305">
          <w:t>,</w:t>
        </w:r>
      </w:ins>
      <w:ins w:id="299" w:author="Matt Doherty" w:date="2019-01-14T18:06:00Z">
        <w:r w:rsidR="002E039F">
          <w:t xml:space="preserve"> </w:t>
        </w:r>
      </w:ins>
      <w:ins w:id="300" w:author="Matt Doherty" w:date="2019-01-14T17:46:00Z">
        <w:r w:rsidR="00EB5305">
          <w:t>whereas IV CDV was highest in the liver and kidneys. O</w:t>
        </w:r>
      </w:ins>
      <w:ins w:id="301" w:author="Matt Doherty" w:date="2019-01-14T12:34:00Z">
        <w:r w:rsidR="00BA2BF5">
          <w:t xml:space="preserve">ral </w:t>
        </w:r>
      </w:ins>
      <w:del w:id="302" w:author="Matt Doherty" w:date="2019-01-14T12:34:00Z">
        <w:r w:rsidR="00B2567A" w:rsidDel="00BA2BF5">
          <w:delText>A</w:delText>
        </w:r>
      </w:del>
      <w:ins w:id="303" w:author="Matt Doherty" w:date="2019-01-14T12:34:00Z">
        <w:r w:rsidR="00BA2BF5">
          <w:t>a</w:t>
        </w:r>
      </w:ins>
      <w:r w:rsidR="00B2567A">
        <w:t xml:space="preserve">dministration </w:t>
      </w:r>
      <w:del w:id="304" w:author="Matt Doherty" w:date="2019-01-14T17:46:00Z">
        <w:r w:rsidR="00B2567A" w:rsidDel="00EB5305">
          <w:delText xml:space="preserve">of C16-Tyr-CDV prodrug </w:delText>
        </w:r>
      </w:del>
      <w:r w:rsidR="00B2567A">
        <w:t>resulted in a modified tissue distribution profile</w:t>
      </w:r>
      <w:ins w:id="305" w:author="Matt Doherty" w:date="2019-01-14T11:51:00Z">
        <w:r w:rsidR="00977172">
          <w:t xml:space="preserve"> at 24 hours</w:t>
        </w:r>
      </w:ins>
      <w:r w:rsidR="00B2567A">
        <w:t xml:space="preserve">, </w:t>
      </w:r>
      <w:del w:id="306" w:author="Matt Doherty" w:date="2019-01-14T11:51:00Z">
        <w:r w:rsidR="00B2567A" w:rsidDel="00977172">
          <w:delText xml:space="preserve">as </w:delText>
        </w:r>
      </w:del>
      <w:r w:rsidR="00B2567A">
        <w:t xml:space="preserve">compared to </w:t>
      </w:r>
      <w:r w:rsidR="00C33F6F">
        <w:t>CDV</w:t>
      </w:r>
      <w:r w:rsidR="00B2567A">
        <w:t>, with lower exposure of the kidneys and higher levels in the liver and spleen</w:t>
      </w:r>
      <w:r w:rsidR="00BB2486">
        <w:t xml:space="preserve"> (</w:t>
      </w:r>
      <w:r w:rsidR="00BB2486" w:rsidRPr="00BA2BF5">
        <w:rPr>
          <w:b/>
          <w:rPrChange w:id="307" w:author="Matt Doherty" w:date="2019-01-14T12:34:00Z">
            <w:rPr/>
          </w:rPrChange>
        </w:rPr>
        <w:t>Figure 4</w:t>
      </w:r>
      <w:r w:rsidR="00BB2486">
        <w:t>)</w:t>
      </w:r>
      <w:r w:rsidR="00C33F6F">
        <w:t>.</w:t>
      </w:r>
      <w:r w:rsidR="00B2567A">
        <w:t xml:space="preserve"> Oral administration of the prodrug initially resulted in the highest drug levels being present in the intestine</w:t>
      </w:r>
      <w:ins w:id="308" w:author="Matt Doherty" w:date="2019-01-14T11:51:00Z">
        <w:r w:rsidR="00977172">
          <w:t xml:space="preserve"> at 8 hours</w:t>
        </w:r>
      </w:ins>
      <w:r w:rsidR="00B2567A">
        <w:t xml:space="preserve">, as expected, which dropped below the levels seen in the liver by </w:t>
      </w:r>
      <w:del w:id="309" w:author="Matt Doherty" w:date="2019-01-14T11:52:00Z">
        <w:r w:rsidR="00B2567A" w:rsidDel="00977172">
          <w:delText xml:space="preserve">72 </w:delText>
        </w:r>
      </w:del>
      <w:ins w:id="310" w:author="Matt Doherty" w:date="2019-01-14T11:52:00Z">
        <w:r w:rsidR="00977172">
          <w:t xml:space="preserve">24 </w:t>
        </w:r>
      </w:ins>
      <w:r w:rsidR="00B2567A">
        <w:t>hours after treatment</w:t>
      </w:r>
      <w:r w:rsidR="00607867">
        <w:t xml:space="preserve"> (</w:t>
      </w:r>
      <w:ins w:id="311" w:author="Matt Doherty" w:date="2019-01-14T17:48:00Z">
        <w:r w:rsidR="00EB5305">
          <w:rPr>
            <w:b/>
          </w:rPr>
          <w:t>SF. 3</w:t>
        </w:r>
      </w:ins>
      <w:ins w:id="312" w:author="Matt Doherty" w:date="2019-01-11T11:28:00Z">
        <w:r w:rsidR="00607867">
          <w:t>)</w:t>
        </w:r>
      </w:ins>
      <w:r w:rsidR="00B2567A">
        <w:t>.</w:t>
      </w:r>
      <w:ins w:id="313" w:author="Matt Doherty" w:date="2019-01-14T11:52:00Z">
        <w:r w:rsidR="00977172">
          <w:t xml:space="preserve"> At 72 hours</w:t>
        </w:r>
      </w:ins>
      <w:ins w:id="314" w:author="Matt Doherty" w:date="2019-01-14T11:53:00Z">
        <w:r w:rsidR="00977172">
          <w:t xml:space="preserve">, </w:t>
        </w:r>
      </w:ins>
      <w:ins w:id="315" w:author="Matt Doherty" w:date="2019-01-14T11:54:00Z">
        <w:r w:rsidR="00977172">
          <w:t>prodrug</w:t>
        </w:r>
      </w:ins>
      <w:ins w:id="316" w:author="Matt Doherty" w:date="2019-01-14T11:53:00Z">
        <w:r w:rsidR="00977172">
          <w:t xml:space="preserve"> levels were highest in the liver, while </w:t>
        </w:r>
      </w:ins>
      <w:r w:rsidR="00C54C53">
        <w:t>levels in</w:t>
      </w:r>
      <w:ins w:id="317" w:author="Matt Doherty" w:date="2019-01-14T11:53:00Z">
        <w:r w:rsidR="00977172">
          <w:t xml:space="preserve"> other tissues </w:t>
        </w:r>
      </w:ins>
      <w:r w:rsidR="00C54C53">
        <w:t>were between</w:t>
      </w:r>
      <w:ins w:id="318" w:author="Matt Doherty" w:date="2019-01-14T11:53:00Z">
        <w:r w:rsidR="00977172">
          <w:t xml:space="preserve"> 10-100 ng/g</w:t>
        </w:r>
      </w:ins>
      <w:ins w:id="319" w:author="Matt Doherty" w:date="2019-01-14T11:54:00Z">
        <w:r w:rsidR="00977172">
          <w:t>.</w:t>
        </w:r>
      </w:ins>
    </w:p>
    <w:p w14:paraId="456CE0FC" w14:textId="23B9CF5B" w:rsidR="003E5059" w:rsidRDefault="003E5059" w:rsidP="00206607">
      <w:pPr>
        <w:pStyle w:val="Heading3"/>
      </w:pPr>
      <w:r>
        <w:rPr>
          <w:i/>
        </w:rPr>
        <w:t>In vivo</w:t>
      </w:r>
      <w:r>
        <w:t xml:space="preserve"> C</w:t>
      </w:r>
      <w:r w:rsidR="006D6593">
        <w:t>16-Tyr-CDV efficacy</w:t>
      </w:r>
    </w:p>
    <w:p w14:paraId="2FD85AC5" w14:textId="00296BCE" w:rsidR="009C380F" w:rsidRDefault="00B2567A" w:rsidP="00AD3B90">
      <w:pPr>
        <w:pStyle w:val="BodyText"/>
      </w:pPr>
      <w:r>
        <w:t>To determine the efficacy of C16-Tyr-CDV</w:t>
      </w:r>
      <w:ins w:id="320" w:author="Matt Doherty" w:date="2019-01-11T11:32:00Z">
        <w:r w:rsidR="00607867">
          <w:t xml:space="preserve"> against dsDNA viruses</w:t>
        </w:r>
      </w:ins>
      <w:r>
        <w:t xml:space="preserve"> </w:t>
      </w:r>
      <w:ins w:id="321" w:author="Matt Doherty" w:date="2019-01-11T11:29:00Z">
        <w:r w:rsidR="00607867">
          <w:rPr>
            <w:i/>
          </w:rPr>
          <w:t xml:space="preserve">in </w:t>
        </w:r>
        <w:r w:rsidR="00607867" w:rsidRPr="000D0C46">
          <w:rPr>
            <w:i/>
          </w:rPr>
          <w:t>vivo</w:t>
        </w:r>
        <w:r w:rsidR="00607867">
          <w:t xml:space="preserve">, we </w:t>
        </w:r>
      </w:ins>
      <w:ins w:id="322" w:author="Matt Doherty" w:date="2019-01-11T11:30:00Z">
        <w:r w:rsidR="00607867">
          <w:t>treated mice infected with mCMV and immunosuppressed hamsters infected with Ad</w:t>
        </w:r>
      </w:ins>
      <w:ins w:id="323" w:author="Matt Doherty" w:date="2019-01-14T12:10:00Z">
        <w:r w:rsidR="00521038">
          <w:t>6</w:t>
        </w:r>
      </w:ins>
      <w:ins w:id="324" w:author="Matt Doherty" w:date="2019-01-11T11:31:00Z">
        <w:r w:rsidR="00607867">
          <w:t xml:space="preserve">. </w:t>
        </w:r>
      </w:ins>
      <w:del w:id="325" w:author="Matt Doherty" w:date="2019-01-11T11:31:00Z">
        <w:r w:rsidRPr="000D0C46" w:rsidDel="00607867">
          <w:delText>a</w:delText>
        </w:r>
      </w:del>
      <w:ins w:id="326" w:author="Matt Doherty" w:date="2019-01-11T11:31:00Z">
        <w:r w:rsidR="00607867">
          <w:t>A</w:t>
        </w:r>
      </w:ins>
      <w:r w:rsidRPr="000D0C46">
        <w:t>gainst</w:t>
      </w:r>
      <w:r>
        <w:t xml:space="preserve"> murine CMV </w:t>
      </w:r>
      <w:r>
        <w:rPr>
          <w:i/>
        </w:rPr>
        <w:t>in vivo</w:t>
      </w:r>
      <w:r>
        <w:t xml:space="preserve">, mice were treated with C16-Tyr-CDV, </w:t>
      </w:r>
      <w:r w:rsidR="00BE5EB7">
        <w:t>GCV</w:t>
      </w:r>
      <w:r>
        <w:t>, or a mock treatment (Labrasol) by oral gavage. Treatment started one day prior to infection with 1x10</w:t>
      </w:r>
      <w:r w:rsidR="00CE3BB0">
        <w:rPr>
          <w:rFonts w:eastAsiaTheme="minorEastAsia"/>
          <w:vertAlign w:val="superscript"/>
        </w:rPr>
        <w:t>5</w:t>
      </w:r>
      <w:r w:rsidR="00BB2486">
        <w:rPr>
          <w:rFonts w:eastAsiaTheme="minorEastAsia"/>
          <w:vertAlign w:val="superscript"/>
        </w:rPr>
        <w:t xml:space="preserve"> </w:t>
      </w:r>
      <w:r>
        <w:t>pfu murine CMV</w:t>
      </w:r>
      <w:r w:rsidR="00BB2486">
        <w:t>,</w:t>
      </w:r>
      <w:r>
        <w:t xml:space="preserve"> strain K181, and lasted through 2 days post infection. At 3 days post infection, the mice were euthanized and the spleen and liver harvested to determined viral titers by plaque reduction assays. The C16-Tyr-CDV prodrug was equally effective as </w:t>
      </w:r>
      <w:r w:rsidR="00BE5EB7">
        <w:t>GCV</w:t>
      </w:r>
      <w:r>
        <w:t xml:space="preserve"> in reducing viral titers to undetectable levels, supporting our </w:t>
      </w:r>
      <w:r>
        <w:rPr>
          <w:i/>
        </w:rPr>
        <w:t>in vitro</w:t>
      </w:r>
      <w:r>
        <w:t xml:space="preserve"> observations</w:t>
      </w:r>
      <w:ins w:id="327" w:author="Matt Doherty" w:date="2019-01-14T11:11:00Z">
        <w:r w:rsidR="002C0BB1">
          <w:t xml:space="preserve"> (</w:t>
        </w:r>
      </w:ins>
      <w:ins w:id="328" w:author="Matt Doherty" w:date="2019-01-14T17:48:00Z">
        <w:r w:rsidR="00EB5305">
          <w:rPr>
            <w:b/>
          </w:rPr>
          <w:t>SF. 4</w:t>
        </w:r>
      </w:ins>
      <w:ins w:id="329" w:author="Matt Doherty" w:date="2019-01-14T11:11:00Z">
        <w:r w:rsidR="002C0BB1">
          <w:t>)</w:t>
        </w:r>
      </w:ins>
      <w:r>
        <w:t>.</w:t>
      </w:r>
      <w:del w:id="330" w:author="Matt Doherty" w:date="2019-01-14T11:10:00Z">
        <w:r w:rsidDel="002C0BB1">
          <w:delText xml:space="preserve"> However, while C16-Tyr-CDV </w:delText>
        </w:r>
        <w:r w:rsidR="009676A0" w:rsidDel="002C0BB1">
          <w:delText xml:space="preserve">was more effective than placebo at increasing survival, </w:delText>
        </w:r>
        <w:r w:rsidR="00BE5EB7" w:rsidDel="002C0BB1">
          <w:delText>GCV</w:delText>
        </w:r>
        <w:r w:rsidR="009676A0" w:rsidDel="002C0BB1">
          <w:delText xml:space="preserve"> performed significantly better</w:delText>
        </w:r>
      </w:del>
      <w:del w:id="331" w:author="Matt Doherty" w:date="2019-01-14T17:48:00Z">
        <w:r w:rsidR="009676A0" w:rsidDel="00EB5305">
          <w:delText>.</w:delText>
        </w:r>
      </w:del>
    </w:p>
    <w:p w14:paraId="0DB3639B" w14:textId="41CF6D86" w:rsidR="009C380F" w:rsidRPr="00DF784D" w:rsidRDefault="003E5059" w:rsidP="003E5059">
      <w:pPr>
        <w:pStyle w:val="FirstParagraph"/>
      </w:pPr>
      <w:r>
        <w:t xml:space="preserve">To determine the efficacy of C16-Tyr-CDV against Adenovirus, </w:t>
      </w:r>
      <w:ins w:id="332" w:author="Matt Doherty" w:date="2019-01-14T13:39:00Z">
        <w:r w:rsidR="006167DF" w:rsidRPr="009C380F">
          <w:t xml:space="preserve">immunosuppressed </w:t>
        </w:r>
      </w:ins>
      <w:r w:rsidRPr="009C380F">
        <w:t xml:space="preserve">hamsters </w:t>
      </w:r>
      <w:del w:id="333" w:author="Matt Doherty" w:date="2019-01-14T13:39:00Z">
        <w:r w:rsidRPr="009C380F" w:rsidDel="006167DF">
          <w:delText xml:space="preserve">immunosuppressed </w:delText>
        </w:r>
      </w:del>
      <w:del w:id="334" w:author="Matt Doherty" w:date="2019-01-14T13:40:00Z">
        <w:r w:rsidRPr="009C380F" w:rsidDel="006167DF">
          <w:delText>using cyclophosph</w:delText>
        </w:r>
        <w:r w:rsidDel="006167DF">
          <w:delText>amide (CP)</w:delText>
        </w:r>
      </w:del>
      <w:r>
        <w:t xml:space="preserve"> were</w:t>
      </w:r>
      <w:r w:rsidR="002C3076">
        <w:t xml:space="preserve"> </w:t>
      </w:r>
      <w:r w:rsidR="005F3B60">
        <w:t>infected</w:t>
      </w:r>
      <w:r w:rsidR="002C3076">
        <w:t xml:space="preserve"> with </w:t>
      </w:r>
      <w:r w:rsidR="002C3076" w:rsidRPr="009C380F">
        <w:t>3x10</w:t>
      </w:r>
      <w:r w:rsidR="002C3076" w:rsidRPr="009C380F">
        <w:rPr>
          <w:vertAlign w:val="superscript"/>
        </w:rPr>
        <w:t>10</w:t>
      </w:r>
      <w:r w:rsidR="002C3076" w:rsidRPr="009C380F">
        <w:t xml:space="preserve"> </w:t>
      </w:r>
      <w:r w:rsidR="002C3076">
        <w:t>pfu</w:t>
      </w:r>
      <w:r w:rsidR="00F32EE3">
        <w:t>/kg</w:t>
      </w:r>
      <w:r w:rsidR="002C3076" w:rsidRPr="009C380F">
        <w:t xml:space="preserve"> </w:t>
      </w:r>
      <w:r w:rsidR="005F3B60">
        <w:t>Ad6</w:t>
      </w:r>
      <w:r w:rsidR="002C3076" w:rsidRPr="009C380F">
        <w:t xml:space="preserve"> </w:t>
      </w:r>
      <w:r w:rsidR="002C3076">
        <w:t>and</w:t>
      </w:r>
      <w:r>
        <w:t xml:space="preserve"> treated with 1, 3, or 10 mg/kg oral C16-Tyr-CDV daily or IP CDV</w:t>
      </w:r>
      <w:r w:rsidR="002C3076">
        <w:t xml:space="preserve"> every other day</w:t>
      </w:r>
      <w:r>
        <w:t>.</w:t>
      </w:r>
      <w:r w:rsidR="002C3076" w:rsidRPr="002C3076">
        <w:t xml:space="preserve"> </w:t>
      </w:r>
      <w:r w:rsidR="002C3076">
        <w:t>Dosing was initiated</w:t>
      </w:r>
      <w:r w:rsidR="002C3076" w:rsidRPr="009C380F">
        <w:t xml:space="preserve"> one day before virus challenge (Day -1), and then continued for the duration of the study</w:t>
      </w:r>
      <w:r w:rsidR="00BB2486">
        <w:t xml:space="preserve"> (</w:t>
      </w:r>
      <w:r w:rsidR="00BB2486" w:rsidRPr="00BA2BF5">
        <w:rPr>
          <w:b/>
          <w:rPrChange w:id="335" w:author="Matt Doherty" w:date="2019-01-14T12:35:00Z">
            <w:rPr/>
          </w:rPrChange>
        </w:rPr>
        <w:t>Supplemental Table 1</w:t>
      </w:r>
      <w:r w:rsidR="00BB2486">
        <w:t>)</w:t>
      </w:r>
      <w:r w:rsidR="00DF784D">
        <w:t xml:space="preserve">. </w:t>
      </w:r>
      <w:r w:rsidR="00F32EE3">
        <w:t xml:space="preserve">C16-Tyr-CDV </w:t>
      </w:r>
      <w:r w:rsidR="009C380F" w:rsidRPr="009C380F">
        <w:t>treatment r</w:t>
      </w:r>
      <w:r w:rsidR="00F32EE3">
        <w:t>eversed body weight loss for Adenovirus</w:t>
      </w:r>
      <w:r w:rsidR="009C380F" w:rsidRPr="009C380F">
        <w:t>-challenged hams</w:t>
      </w:r>
      <w:r w:rsidR="00F32EE3">
        <w:t>ters in a dose-dependent manner</w:t>
      </w:r>
      <w:r w:rsidR="00BB2486">
        <w:t xml:space="preserve"> (</w:t>
      </w:r>
      <w:del w:id="336" w:author="Matt Doherty" w:date="2019-01-14T17:52:00Z">
        <w:r w:rsidR="00BB2486" w:rsidRPr="00BA2BF5" w:rsidDel="00EB5305">
          <w:rPr>
            <w:b/>
            <w:rPrChange w:id="337" w:author="Matt Doherty" w:date="2019-01-14T12:35:00Z">
              <w:rPr/>
            </w:rPrChange>
          </w:rPr>
          <w:delText>Supp Figure 3</w:delText>
        </w:r>
      </w:del>
      <w:ins w:id="338" w:author="Matt Doherty" w:date="2019-01-14T17:52:00Z">
        <w:r w:rsidR="00EB5305">
          <w:rPr>
            <w:b/>
          </w:rPr>
          <w:t>SF 5A</w:t>
        </w:r>
      </w:ins>
      <w:r w:rsidR="00BB2486">
        <w:t>)</w:t>
      </w:r>
      <w:r w:rsidR="00F32EE3">
        <w:t>.</w:t>
      </w:r>
    </w:p>
    <w:p w14:paraId="2E48F384" w14:textId="45133EC8" w:rsidR="006D6593" w:rsidRPr="006D6593" w:rsidRDefault="009C380F" w:rsidP="006D6593">
      <w:pPr>
        <w:pStyle w:val="FirstParagraph"/>
        <w:rPr>
          <w:rFonts w:cs="Arial"/>
        </w:rPr>
      </w:pPr>
      <w:r w:rsidRPr="009C380F">
        <w:t>At 5 days post challenge</w:t>
      </w:r>
      <w:r w:rsidR="00DE228F">
        <w:t>,</w:t>
      </w:r>
      <w:r w:rsidR="00F32EE3">
        <w:t xml:space="preserve"> 5/15 animals from each treatment group were sacrificed</w:t>
      </w:r>
      <w:r w:rsidR="00DE228F">
        <w:t xml:space="preserve"> and the</w:t>
      </w:r>
      <w:r w:rsidRPr="009C380F">
        <w:t xml:space="preserve"> </w:t>
      </w:r>
      <w:r w:rsidR="00C94F82">
        <w:t>organs visually inspected for pathology</w:t>
      </w:r>
      <w:r w:rsidR="00DE228F">
        <w:t>.</w:t>
      </w:r>
      <w:r w:rsidR="00C94F82">
        <w:t xml:space="preserve"> </w:t>
      </w:r>
      <w:r w:rsidR="00DE228F">
        <w:rPr>
          <w:rFonts w:cs="Arial"/>
        </w:rPr>
        <w:t>A</w:t>
      </w:r>
      <w:r w:rsidR="00DF784D">
        <w:t>ll</w:t>
      </w:r>
      <w:r w:rsidR="000F772F">
        <w:t xml:space="preserve"> </w:t>
      </w:r>
      <w:del w:id="339" w:author="Matt Doherty" w:date="2019-01-14T13:44:00Z">
        <w:r w:rsidR="00DE228F" w:rsidDel="006167DF">
          <w:delText xml:space="preserve">five </w:delText>
        </w:r>
      </w:del>
      <w:r w:rsidR="000F772F">
        <w:t>untreated</w:t>
      </w:r>
      <w:r w:rsidR="00DF784D">
        <w:t xml:space="preserve"> and 1 mg/kg C16-Tyr-CDV treated </w:t>
      </w:r>
      <w:r w:rsidRPr="009C380F">
        <w:t>hamsters had yellow mottled liver</w:t>
      </w:r>
      <w:r w:rsidR="00DF784D">
        <w:t>s</w:t>
      </w:r>
      <w:r w:rsidRPr="009C380F">
        <w:t xml:space="preserve"> with enlarged gall bladder</w:t>
      </w:r>
      <w:r w:rsidR="00DF784D">
        <w:t>s</w:t>
      </w:r>
      <w:r w:rsidR="000F772F">
        <w:t xml:space="preserve">, whereas </w:t>
      </w:r>
      <w:r w:rsidRPr="009C380F">
        <w:t xml:space="preserve">3 of 5 animals </w:t>
      </w:r>
      <w:r w:rsidR="000F772F">
        <w:t>had</w:t>
      </w:r>
      <w:r w:rsidRPr="009C380F">
        <w:t xml:space="preserve"> such pathology in the 3 mg/kg</w:t>
      </w:r>
      <w:r w:rsidR="000F772F">
        <w:t xml:space="preserve"> C16-Tyr-CDV treatment group.</w:t>
      </w:r>
      <w:r w:rsidRPr="009C380F">
        <w:t xml:space="preserve"> No gross pathology was observed in the 10 mg/kg </w:t>
      </w:r>
      <w:r w:rsidR="000F772F">
        <w:t>C16-Tyr-CDV or</w:t>
      </w:r>
      <w:r w:rsidRPr="009C380F">
        <w:t xml:space="preserve"> CDV</w:t>
      </w:r>
      <w:r w:rsidR="000F772F">
        <w:t xml:space="preserve"> treatment groups</w:t>
      </w:r>
      <w:r w:rsidR="00F32EE3">
        <w:t>.</w:t>
      </w:r>
      <w:r w:rsidR="00F32EE3">
        <w:rPr>
          <w:rFonts w:cs="Arial"/>
        </w:rPr>
        <w:t xml:space="preserve"> </w:t>
      </w:r>
      <w:r w:rsidR="00DE228F">
        <w:t>S</w:t>
      </w:r>
      <w:r w:rsidR="00DE228F" w:rsidRPr="00074289">
        <w:rPr>
          <w:rFonts w:cs="Arial"/>
        </w:rPr>
        <w:t xml:space="preserve">erum </w:t>
      </w:r>
      <w:r w:rsidR="00DE228F">
        <w:rPr>
          <w:rFonts w:cs="Arial"/>
        </w:rPr>
        <w:t>and liver samples were</w:t>
      </w:r>
      <w:r w:rsidR="00DE228F" w:rsidRPr="00074289">
        <w:rPr>
          <w:rFonts w:cs="Arial"/>
        </w:rPr>
        <w:t xml:space="preserve"> </w:t>
      </w:r>
      <w:r w:rsidR="00DE228F">
        <w:rPr>
          <w:rFonts w:cs="Arial"/>
        </w:rPr>
        <w:t xml:space="preserve">also </w:t>
      </w:r>
      <w:r w:rsidR="00DE228F" w:rsidRPr="00074289">
        <w:rPr>
          <w:rFonts w:cs="Arial"/>
        </w:rPr>
        <w:t>collected</w:t>
      </w:r>
      <w:r w:rsidR="0077639B">
        <w:rPr>
          <w:rFonts w:cs="Arial"/>
        </w:rPr>
        <w:t xml:space="preserve"> </w:t>
      </w:r>
      <w:r w:rsidR="0077639B" w:rsidRPr="009C380F">
        <w:t>5 days post challenge</w:t>
      </w:r>
      <w:r w:rsidR="00DE228F" w:rsidRPr="00074289">
        <w:rPr>
          <w:rFonts w:cs="Arial"/>
        </w:rPr>
        <w:t xml:space="preserve"> and analyzed for transaminase levels </w:t>
      </w:r>
      <w:r w:rsidR="00DE228F">
        <w:rPr>
          <w:rFonts w:cs="Arial"/>
        </w:rPr>
        <w:t>and</w:t>
      </w:r>
      <w:r w:rsidR="00DE228F" w:rsidRPr="00074289">
        <w:rPr>
          <w:rFonts w:cs="Arial"/>
        </w:rPr>
        <w:t xml:space="preserve"> </w:t>
      </w:r>
      <w:r w:rsidR="00DE228F">
        <w:rPr>
          <w:rFonts w:cs="Arial"/>
        </w:rPr>
        <w:t>viral</w:t>
      </w:r>
      <w:r w:rsidR="00DE228F" w:rsidRPr="00074289">
        <w:rPr>
          <w:rFonts w:cs="Arial"/>
        </w:rPr>
        <w:t xml:space="preserve"> </w:t>
      </w:r>
      <w:r w:rsidR="00DE228F">
        <w:rPr>
          <w:rFonts w:cs="Arial"/>
        </w:rPr>
        <w:t>titers, respectively. A</w:t>
      </w:r>
      <w:r w:rsidR="00DE228F" w:rsidRPr="00074289">
        <w:rPr>
          <w:rFonts w:cs="Arial"/>
        </w:rPr>
        <w:t xml:space="preserve">nimals that were sacrificed between Days 5 and 8 </w:t>
      </w:r>
      <w:r w:rsidR="00DE228F">
        <w:rPr>
          <w:rFonts w:cs="Arial"/>
        </w:rPr>
        <w:t>were</w:t>
      </w:r>
      <w:r w:rsidR="00DE228F" w:rsidRPr="00074289">
        <w:rPr>
          <w:rFonts w:cs="Arial"/>
        </w:rPr>
        <w:t xml:space="preserve"> also included</w:t>
      </w:r>
      <w:r w:rsidR="00DE228F">
        <w:rPr>
          <w:rFonts w:cs="Arial"/>
        </w:rPr>
        <w:t xml:space="preserve"> in serum and liver</w:t>
      </w:r>
      <w:ins w:id="340" w:author="Matt Doherty" w:date="2019-01-14T13:41:00Z">
        <w:r w:rsidR="006167DF">
          <w:rPr>
            <w:rFonts w:cs="Arial"/>
          </w:rPr>
          <w:t xml:space="preserve"> virus</w:t>
        </w:r>
      </w:ins>
      <w:r w:rsidR="00DE228F">
        <w:rPr>
          <w:rFonts w:cs="Arial"/>
        </w:rPr>
        <w:t xml:space="preserve"> titer analyses.</w:t>
      </w:r>
      <w:ins w:id="341" w:author="Matt Doherty" w:date="2019-01-14T17:51:00Z">
        <w:r w:rsidR="00EB5305">
          <w:rPr>
            <w:rFonts w:cs="Arial"/>
          </w:rPr>
          <w:t xml:space="preserve"> </w:t>
        </w:r>
        <w:r w:rsidR="00EB5305" w:rsidRPr="00DE228F">
          <w:rPr>
            <w:rFonts w:cs="Arial"/>
          </w:rPr>
          <w:t>The serum alanine transaminase (ALT) levels were elevated for all the Ad6-infe</w:t>
        </w:r>
        <w:r w:rsidR="00EB5305">
          <w:rPr>
            <w:rFonts w:cs="Arial"/>
          </w:rPr>
          <w:t>cted, vehicle-treated hamsters, whereas</w:t>
        </w:r>
        <w:r w:rsidR="00EB5305" w:rsidRPr="00DE228F">
          <w:rPr>
            <w:rFonts w:cs="Arial"/>
          </w:rPr>
          <w:t xml:space="preserve"> CDV treatment effecti</w:t>
        </w:r>
        <w:r w:rsidR="00EB5305">
          <w:rPr>
            <w:rFonts w:cs="Arial"/>
          </w:rPr>
          <w:t>vely alleviated liver pathology and C16-Tyr-CDV</w:t>
        </w:r>
        <w:r w:rsidR="00EB5305" w:rsidRPr="00DE228F">
          <w:rPr>
            <w:rFonts w:cs="Arial"/>
          </w:rPr>
          <w:t xml:space="preserve"> treatment mitigated liver pathol</w:t>
        </w:r>
        <w:r w:rsidR="00EB5305">
          <w:rPr>
            <w:rFonts w:cs="Arial"/>
          </w:rPr>
          <w:t>ogy in a dose-dependent manner (</w:t>
        </w:r>
        <w:r w:rsidR="00EB5305" w:rsidRPr="006F59E9">
          <w:rPr>
            <w:rFonts w:cs="Arial"/>
            <w:b/>
          </w:rPr>
          <w:t xml:space="preserve">Figure </w:t>
        </w:r>
        <w:r w:rsidR="00EB5305">
          <w:rPr>
            <w:rFonts w:cs="Arial"/>
            <w:b/>
          </w:rPr>
          <w:t>5</w:t>
        </w:r>
        <w:r w:rsidR="00EB5305" w:rsidRPr="006F59E9">
          <w:rPr>
            <w:rFonts w:cs="Arial"/>
            <w:b/>
          </w:rPr>
          <w:t>A</w:t>
        </w:r>
        <w:r w:rsidR="00EB5305">
          <w:rPr>
            <w:rFonts w:cs="Arial"/>
          </w:rPr>
          <w:t>).</w:t>
        </w:r>
      </w:ins>
      <w:r w:rsidR="00DE228F">
        <w:rPr>
          <w:rFonts w:cs="Arial"/>
        </w:rPr>
        <w:t xml:space="preserve"> </w:t>
      </w:r>
      <w:moveToRangeStart w:id="342" w:author="Matt Doherty" w:date="2019-01-14T13:42:00Z" w:name="move535236681"/>
      <w:moveTo w:id="343" w:author="Matt Doherty" w:date="2019-01-14T13:42:00Z">
        <w:r w:rsidR="006167DF">
          <w:rPr>
            <w:rFonts w:cs="Arial"/>
          </w:rPr>
          <w:t xml:space="preserve">Untreated </w:t>
        </w:r>
        <w:r w:rsidR="006167DF" w:rsidRPr="00DE228F">
          <w:rPr>
            <w:rFonts w:cs="Arial"/>
          </w:rPr>
          <w:t xml:space="preserve">animals had very high virus </w:t>
        </w:r>
        <w:r w:rsidR="006167DF">
          <w:rPr>
            <w:rFonts w:cs="Arial"/>
          </w:rPr>
          <w:t>titers</w:t>
        </w:r>
        <w:r w:rsidR="006167DF" w:rsidRPr="00DE228F">
          <w:rPr>
            <w:rFonts w:cs="Arial"/>
          </w:rPr>
          <w:t xml:space="preserve"> in the liver</w:t>
        </w:r>
        <w:del w:id="344" w:author="Matt Doherty" w:date="2019-01-14T17:51:00Z">
          <w:r w:rsidR="006167DF" w:rsidDel="00EB5305">
            <w:rPr>
              <w:rFonts w:cs="Arial"/>
            </w:rPr>
            <w:delText>,</w:delText>
          </w:r>
        </w:del>
        <w:r w:rsidR="006167DF" w:rsidRPr="00DE228F">
          <w:rPr>
            <w:rFonts w:cs="Arial"/>
          </w:rPr>
          <w:t xml:space="preserve"> </w:t>
        </w:r>
        <w:r w:rsidR="006167DF">
          <w:rPr>
            <w:rFonts w:cs="Arial"/>
          </w:rPr>
          <w:t xml:space="preserve">while C16-Tyr-CDV </w:t>
        </w:r>
        <w:r w:rsidR="006167DF" w:rsidRPr="00DE228F">
          <w:rPr>
            <w:rFonts w:cs="Arial"/>
          </w:rPr>
          <w:t>treatment reduced the virus bur</w:t>
        </w:r>
        <w:r w:rsidR="006167DF">
          <w:rPr>
            <w:rFonts w:cs="Arial"/>
          </w:rPr>
          <w:t>den in a dose-dependent manner and</w:t>
        </w:r>
        <w:r w:rsidR="006167DF" w:rsidRPr="00DE228F">
          <w:rPr>
            <w:rFonts w:cs="Arial"/>
          </w:rPr>
          <w:t xml:space="preserve"> CDV treatment inhibited Ad</w:t>
        </w:r>
        <w:r w:rsidR="006167DF">
          <w:rPr>
            <w:rFonts w:cs="Arial"/>
          </w:rPr>
          <w:t>enovirus</w:t>
        </w:r>
        <w:r w:rsidR="006167DF" w:rsidRPr="00DE228F">
          <w:rPr>
            <w:rFonts w:cs="Arial"/>
          </w:rPr>
          <w:t xml:space="preserve"> replication</w:t>
        </w:r>
        <w:r w:rsidR="006167DF">
          <w:rPr>
            <w:rFonts w:cs="Arial"/>
          </w:rPr>
          <w:t xml:space="preserve"> </w:t>
        </w:r>
        <w:r w:rsidR="006167DF" w:rsidRPr="00DE228F">
          <w:rPr>
            <w:rFonts w:cs="Arial"/>
          </w:rPr>
          <w:t>(</w:t>
        </w:r>
        <w:r w:rsidR="006167DF" w:rsidRPr="006F59E9">
          <w:rPr>
            <w:rFonts w:cs="Arial"/>
            <w:b/>
          </w:rPr>
          <w:t xml:space="preserve">Figure </w:t>
        </w:r>
      </w:moveTo>
      <w:ins w:id="345" w:author="Matt Doherty" w:date="2019-01-14T17:50:00Z">
        <w:r w:rsidR="00EB5305">
          <w:rPr>
            <w:rFonts w:cs="Arial"/>
            <w:b/>
          </w:rPr>
          <w:t>5</w:t>
        </w:r>
      </w:ins>
      <w:moveTo w:id="346" w:author="Matt Doherty" w:date="2019-01-14T13:42:00Z">
        <w:del w:id="347" w:author="Matt Doherty" w:date="2019-01-14T17:50:00Z">
          <w:r w:rsidR="006167DF" w:rsidRPr="006F59E9" w:rsidDel="00EB5305">
            <w:rPr>
              <w:rFonts w:cs="Arial"/>
              <w:b/>
            </w:rPr>
            <w:delText>4</w:delText>
          </w:r>
        </w:del>
        <w:r w:rsidR="006167DF" w:rsidRPr="006F59E9">
          <w:rPr>
            <w:rFonts w:cs="Arial"/>
            <w:b/>
          </w:rPr>
          <w:t>B</w:t>
        </w:r>
        <w:r w:rsidR="006167DF" w:rsidRPr="00DE228F">
          <w:rPr>
            <w:rFonts w:cs="Arial"/>
          </w:rPr>
          <w:t>)</w:t>
        </w:r>
        <w:r w:rsidR="006167DF">
          <w:rPr>
            <w:rFonts w:cs="Arial"/>
          </w:rPr>
          <w:t>.</w:t>
        </w:r>
      </w:moveTo>
      <w:moveToRangeEnd w:id="342"/>
      <w:ins w:id="348" w:author="Matt Doherty" w:date="2019-01-14T13:42:00Z">
        <w:r w:rsidR="006167DF">
          <w:rPr>
            <w:rFonts w:cs="Arial"/>
          </w:rPr>
          <w:t xml:space="preserve"> </w:t>
        </w:r>
      </w:ins>
      <w:del w:id="349" w:author="Matt Doherty" w:date="2019-01-14T17:51:00Z">
        <w:r w:rsidR="00DE228F" w:rsidRPr="00DE228F" w:rsidDel="00EB5305">
          <w:rPr>
            <w:rFonts w:cs="Arial"/>
          </w:rPr>
          <w:delText>The serum alanine transaminase (ALT) levels were elevated for all the Ad6-infe</w:delText>
        </w:r>
        <w:r w:rsidR="00BB2486" w:rsidDel="00EB5305">
          <w:rPr>
            <w:rFonts w:cs="Arial"/>
          </w:rPr>
          <w:delText>cted, vehicle-treated hamsters, whereas</w:delText>
        </w:r>
        <w:r w:rsidR="00DE228F" w:rsidRPr="00DE228F" w:rsidDel="00EB5305">
          <w:rPr>
            <w:rFonts w:cs="Arial"/>
          </w:rPr>
          <w:delText xml:space="preserve"> CDV treatment effecti</w:delText>
        </w:r>
        <w:r w:rsidR="00DE228F" w:rsidDel="00EB5305">
          <w:rPr>
            <w:rFonts w:cs="Arial"/>
          </w:rPr>
          <w:delText>vely alleviated liver pathology and C16-Tyr-CDV</w:delText>
        </w:r>
        <w:r w:rsidR="00DE228F" w:rsidRPr="00DE228F" w:rsidDel="00EB5305">
          <w:rPr>
            <w:rFonts w:cs="Arial"/>
          </w:rPr>
          <w:delText xml:space="preserve"> treatment mitigated liver pathol</w:delText>
        </w:r>
        <w:r w:rsidR="00BB2486" w:rsidDel="00EB5305">
          <w:rPr>
            <w:rFonts w:cs="Arial"/>
          </w:rPr>
          <w:delText>ogy in a dose-dependent manner (</w:delText>
        </w:r>
        <w:r w:rsidR="00BB2486" w:rsidRPr="00BA2BF5" w:rsidDel="00EB5305">
          <w:rPr>
            <w:rFonts w:cs="Arial"/>
            <w:b/>
            <w:rPrChange w:id="350" w:author="Matt Doherty" w:date="2019-01-14T12:35:00Z">
              <w:rPr>
                <w:rFonts w:cs="Arial"/>
              </w:rPr>
            </w:rPrChange>
          </w:rPr>
          <w:delText xml:space="preserve">Figure </w:delText>
        </w:r>
      </w:del>
      <w:del w:id="351" w:author="Matt Doherty" w:date="2019-01-14T17:50:00Z">
        <w:r w:rsidR="00BB2486" w:rsidRPr="00BA2BF5" w:rsidDel="00EB5305">
          <w:rPr>
            <w:rFonts w:cs="Arial"/>
            <w:b/>
            <w:rPrChange w:id="352" w:author="Matt Doherty" w:date="2019-01-14T12:35:00Z">
              <w:rPr>
                <w:rFonts w:cs="Arial"/>
              </w:rPr>
            </w:rPrChange>
          </w:rPr>
          <w:delText>4</w:delText>
        </w:r>
      </w:del>
      <w:del w:id="353" w:author="Matt Doherty" w:date="2019-01-14T17:51:00Z">
        <w:r w:rsidR="00BB2486" w:rsidRPr="00BA2BF5" w:rsidDel="00EB5305">
          <w:rPr>
            <w:rFonts w:cs="Arial"/>
            <w:b/>
            <w:rPrChange w:id="354" w:author="Matt Doherty" w:date="2019-01-14T12:35:00Z">
              <w:rPr>
                <w:rFonts w:cs="Arial"/>
              </w:rPr>
            </w:rPrChange>
          </w:rPr>
          <w:delText>A</w:delText>
        </w:r>
        <w:r w:rsidR="00BB2486" w:rsidDel="00EB5305">
          <w:rPr>
            <w:rFonts w:cs="Arial"/>
          </w:rPr>
          <w:delText>)</w:delText>
        </w:r>
        <w:r w:rsidR="00DE228F" w:rsidDel="00EB5305">
          <w:rPr>
            <w:rFonts w:cs="Arial"/>
          </w:rPr>
          <w:delText xml:space="preserve">. </w:delText>
        </w:r>
      </w:del>
      <w:moveFromRangeStart w:id="355" w:author="Matt Doherty" w:date="2019-01-14T13:42:00Z" w:name="move535236681"/>
      <w:moveFrom w:id="356" w:author="Matt Doherty" w:date="2019-01-14T13:42:00Z">
        <w:r w:rsidR="00DE228F" w:rsidDel="006167DF">
          <w:rPr>
            <w:rFonts w:cs="Arial"/>
          </w:rPr>
          <w:t xml:space="preserve">Untreated </w:t>
        </w:r>
        <w:r w:rsidR="00DE228F" w:rsidRPr="00DE228F" w:rsidDel="006167DF">
          <w:rPr>
            <w:rFonts w:cs="Arial"/>
          </w:rPr>
          <w:t xml:space="preserve">animals had very high virus </w:t>
        </w:r>
        <w:r w:rsidR="0077639B" w:rsidDel="006167DF">
          <w:rPr>
            <w:rFonts w:cs="Arial"/>
          </w:rPr>
          <w:t>titers</w:t>
        </w:r>
        <w:r w:rsidR="00DE228F" w:rsidRPr="00DE228F" w:rsidDel="006167DF">
          <w:rPr>
            <w:rFonts w:cs="Arial"/>
          </w:rPr>
          <w:t xml:space="preserve"> in the liver</w:t>
        </w:r>
        <w:r w:rsidR="00BB2486" w:rsidDel="006167DF">
          <w:rPr>
            <w:rFonts w:cs="Arial"/>
          </w:rPr>
          <w:t>,</w:t>
        </w:r>
        <w:r w:rsidR="00DE228F" w:rsidRPr="00DE228F" w:rsidDel="006167DF">
          <w:rPr>
            <w:rFonts w:cs="Arial"/>
          </w:rPr>
          <w:t xml:space="preserve"> </w:t>
        </w:r>
        <w:r w:rsidR="0077639B" w:rsidDel="006167DF">
          <w:rPr>
            <w:rFonts w:cs="Arial"/>
          </w:rPr>
          <w:t xml:space="preserve">while C16-Tyr-CDV </w:t>
        </w:r>
        <w:r w:rsidR="00DE228F" w:rsidRPr="00DE228F" w:rsidDel="006167DF">
          <w:rPr>
            <w:rFonts w:cs="Arial"/>
          </w:rPr>
          <w:t>treatment reduced the virus bur</w:t>
        </w:r>
        <w:r w:rsidR="00BB2486" w:rsidDel="006167DF">
          <w:rPr>
            <w:rFonts w:cs="Arial"/>
          </w:rPr>
          <w:t>den in a dose-dependent manner and</w:t>
        </w:r>
        <w:r w:rsidR="00DE228F" w:rsidRPr="00DE228F" w:rsidDel="006167DF">
          <w:rPr>
            <w:rFonts w:cs="Arial"/>
          </w:rPr>
          <w:t xml:space="preserve"> CDV treatment inhibited Ad</w:t>
        </w:r>
        <w:r w:rsidR="0077639B" w:rsidDel="006167DF">
          <w:rPr>
            <w:rFonts w:cs="Arial"/>
          </w:rPr>
          <w:t>enovirus</w:t>
        </w:r>
        <w:r w:rsidR="00DE228F" w:rsidRPr="00DE228F" w:rsidDel="006167DF">
          <w:rPr>
            <w:rFonts w:cs="Arial"/>
          </w:rPr>
          <w:t xml:space="preserve"> replication</w:t>
        </w:r>
        <w:r w:rsidR="00BB2486" w:rsidDel="006167DF">
          <w:rPr>
            <w:rFonts w:cs="Arial"/>
          </w:rPr>
          <w:t xml:space="preserve"> </w:t>
        </w:r>
        <w:r w:rsidR="00BB2486" w:rsidRPr="00DE228F" w:rsidDel="006167DF">
          <w:rPr>
            <w:rFonts w:cs="Arial"/>
          </w:rPr>
          <w:t>(</w:t>
        </w:r>
        <w:r w:rsidR="00BB2486" w:rsidRPr="00BA2BF5" w:rsidDel="006167DF">
          <w:rPr>
            <w:rFonts w:cs="Arial"/>
            <w:b/>
            <w:rPrChange w:id="357" w:author="Matt Doherty" w:date="2019-01-14T12:35:00Z">
              <w:rPr>
                <w:rFonts w:cs="Arial"/>
              </w:rPr>
            </w:rPrChange>
          </w:rPr>
          <w:t>Figure 4B</w:t>
        </w:r>
        <w:r w:rsidR="00BB2486" w:rsidRPr="00DE228F" w:rsidDel="006167DF">
          <w:rPr>
            <w:rFonts w:cs="Arial"/>
          </w:rPr>
          <w:t>)</w:t>
        </w:r>
        <w:r w:rsidR="00BB2486" w:rsidDel="006167DF">
          <w:rPr>
            <w:rFonts w:cs="Arial"/>
          </w:rPr>
          <w:t>.</w:t>
        </w:r>
      </w:moveFrom>
      <w:moveFromRangeEnd w:id="355"/>
    </w:p>
    <w:p w14:paraId="7F1DDD0E" w14:textId="2D31AAAB" w:rsidR="006D6593" w:rsidRPr="006D6593" w:rsidRDefault="006D6593" w:rsidP="006D6593">
      <w:pPr>
        <w:pStyle w:val="Heading3"/>
      </w:pPr>
      <w:r>
        <w:rPr>
          <w:i/>
        </w:rPr>
        <w:t>In vivo</w:t>
      </w:r>
      <w:r>
        <w:t xml:space="preserve"> C16-Tyr-CDV toxicity</w:t>
      </w:r>
    </w:p>
    <w:p w14:paraId="44E79B52" w14:textId="3DD22CB0" w:rsidR="005E3FFE" w:rsidRDefault="005E3FFE" w:rsidP="005E3FFE">
      <w:pPr>
        <w:pStyle w:val="FirstParagraph"/>
      </w:pPr>
      <w:r>
        <w:t xml:space="preserve">In order to determine the toxicity of C16-Tyr-CDV, </w:t>
      </w:r>
      <w:r w:rsidR="00F15ECF">
        <w:t xml:space="preserve">rats were treated with </w:t>
      </w:r>
      <w:r>
        <w:t xml:space="preserve">multiple equimolar </w:t>
      </w:r>
      <w:r w:rsidR="00F15ECF">
        <w:t xml:space="preserve">oral </w:t>
      </w:r>
      <w:r>
        <w:t xml:space="preserve">doses of C16-Tyr-CDV </w:t>
      </w:r>
      <w:r w:rsidR="00F15ECF">
        <w:t>or</w:t>
      </w:r>
      <w:r>
        <w:t xml:space="preserve"> CMX-001</w:t>
      </w:r>
      <w:r w:rsidR="00F15ECF">
        <w:t xml:space="preserve">, or </w:t>
      </w:r>
      <w:del w:id="358" w:author="Matt Doherty" w:date="2019-01-14T13:47:00Z">
        <w:r w:rsidR="00F15ECF" w:rsidDel="006167DF">
          <w:delText xml:space="preserve">IV </w:delText>
        </w:r>
      </w:del>
      <w:r w:rsidR="00F15ECF">
        <w:t>equimolar CDV</w:t>
      </w:r>
      <w:ins w:id="359" w:author="Matt Doherty" w:date="2019-01-14T13:47:00Z">
        <w:r w:rsidR="006167DF">
          <w:t xml:space="preserve"> IV</w:t>
        </w:r>
      </w:ins>
      <w:r w:rsidR="00F15ECF">
        <w:t>,</w:t>
      </w:r>
      <w:r>
        <w:t xml:space="preserve"> </w:t>
      </w:r>
      <w:r w:rsidR="00F15ECF">
        <w:t>once daily for 7 days</w:t>
      </w:r>
      <w:r>
        <w:t xml:space="preserve">. As summarized in </w:t>
      </w:r>
      <w:r w:rsidRPr="006167DF">
        <w:rPr>
          <w:b/>
          <w:rPrChange w:id="360" w:author="Matt Doherty" w:date="2019-01-14T13:48:00Z">
            <w:rPr/>
          </w:rPrChange>
        </w:rPr>
        <w:t xml:space="preserve">Table </w:t>
      </w:r>
      <w:del w:id="361" w:author="Matt Doherty" w:date="2019-01-14T17:21:00Z">
        <w:r w:rsidRPr="006167DF" w:rsidDel="0085313B">
          <w:rPr>
            <w:b/>
            <w:rPrChange w:id="362" w:author="Matt Doherty" w:date="2019-01-14T13:48:00Z">
              <w:rPr/>
            </w:rPrChange>
          </w:rPr>
          <w:delText>3</w:delText>
        </w:r>
      </w:del>
      <w:ins w:id="363" w:author="Matt Doherty" w:date="2019-01-14T17:21:00Z">
        <w:r w:rsidR="0085313B">
          <w:rPr>
            <w:b/>
          </w:rPr>
          <w:t>4</w:t>
        </w:r>
      </w:ins>
      <w:r w:rsidRPr="002912ED">
        <w:t>,</w:t>
      </w:r>
      <w:r>
        <w:t xml:space="preserve"> treatment related clinical observations, tissue changes</w:t>
      </w:r>
      <w:r w:rsidR="006D6593">
        <w:t>,</w:t>
      </w:r>
      <w:r>
        <w:t xml:space="preserve"> and clinical pathology effects were the most severe in </w:t>
      </w:r>
      <w:r w:rsidR="006D6593">
        <w:t>the</w:t>
      </w:r>
      <w:r>
        <w:t xml:space="preserve"> CMX-001</w:t>
      </w:r>
      <w:r w:rsidR="006D6593">
        <w:t xml:space="preserve"> group, with </w:t>
      </w:r>
      <w:r>
        <w:t>villus blunting and degenerative changes</w:t>
      </w:r>
      <w:r w:rsidR="006D6593">
        <w:t xml:space="preserve"> </w:t>
      </w:r>
      <w:ins w:id="364" w:author="Matt Doherty" w:date="2019-01-14T13:48:00Z">
        <w:r w:rsidR="006167DF">
          <w:t xml:space="preserve">observed </w:t>
        </w:r>
      </w:ins>
      <w:r w:rsidR="006D6593">
        <w:t xml:space="preserve">in the gastrointestinal tract. </w:t>
      </w:r>
      <w:r>
        <w:t>Weight loss was also marked in CMX-001 treatment group</w:t>
      </w:r>
      <w:r w:rsidR="00A62942">
        <w:t xml:space="preserve"> (</w:t>
      </w:r>
      <w:r w:rsidR="00A62942" w:rsidRPr="00BA2BF5">
        <w:rPr>
          <w:b/>
          <w:rPrChange w:id="365" w:author="Matt Doherty" w:date="2019-01-14T12:35:00Z">
            <w:rPr/>
          </w:rPrChange>
        </w:rPr>
        <w:t>Figure 5</w:t>
      </w:r>
      <w:r w:rsidR="00A62942">
        <w:t>)</w:t>
      </w:r>
      <w:r>
        <w:t xml:space="preserve">. Two of 4 animals were found dead or moribund and euthanized in the </w:t>
      </w:r>
      <w:r w:rsidR="006D6593">
        <w:t xml:space="preserve">oral </w:t>
      </w:r>
      <w:r>
        <w:t xml:space="preserve">CMX-001 group. In contrast, orally administered C16-Tyr-CDV was well tolerated. </w:t>
      </w:r>
      <w:del w:id="366" w:author="Matt Doherty" w:date="2019-01-14T17:42:00Z">
        <w:r w:rsidDel="00A43B2D">
          <w:delText xml:space="preserve">Cidofovir </w:delText>
        </w:r>
      </w:del>
      <w:ins w:id="367" w:author="Matt Doherty" w:date="2019-01-14T17:42:00Z">
        <w:r w:rsidR="00A43B2D">
          <w:t>CDV administered</w:t>
        </w:r>
      </w:ins>
      <w:del w:id="368" w:author="Matt Doherty" w:date="2019-01-14T17:42:00Z">
        <w:r w:rsidDel="00A43B2D">
          <w:delText>given</w:delText>
        </w:r>
      </w:del>
      <w:r>
        <w:t xml:space="preserve"> IV at 12.6 mg/kg was also well tolerated with clinical pathology similar to mock treatment controls.</w:t>
      </w:r>
    </w:p>
    <w:p w14:paraId="7D9B047C" w14:textId="77777777" w:rsidR="005E3FFE" w:rsidRDefault="005E3FFE">
      <w:pPr>
        <w:pStyle w:val="BodyText"/>
      </w:pPr>
    </w:p>
    <w:p w14:paraId="14240BA9" w14:textId="77777777" w:rsidR="00C47328" w:rsidRDefault="00B2567A" w:rsidP="00206607">
      <w:pPr>
        <w:pStyle w:val="Heading2"/>
      </w:pPr>
      <w:bookmarkStart w:id="369" w:name="discussionconclusions"/>
      <w:r>
        <w:t>Discussion/CONCLUSIONS</w:t>
      </w:r>
      <w:bookmarkEnd w:id="369"/>
    </w:p>
    <w:p w14:paraId="45E006D8" w14:textId="3221C331" w:rsidR="00C47328" w:rsidRDefault="00B2567A">
      <w:pPr>
        <w:pStyle w:val="Heading3"/>
      </w:pPr>
      <w:bookmarkStart w:id="370" w:name="tyrosine-amide-prodrugs-of-cidofovir-inc"/>
      <w:r>
        <w:t xml:space="preserve">Tyrosine Amide Prodrugs of Cidofovir Increase </w:t>
      </w:r>
      <w:r>
        <w:rPr>
          <w:i/>
        </w:rPr>
        <w:t>In vitro</w:t>
      </w:r>
      <w:r>
        <w:t xml:space="preserve"> Cellular Uptake and Conversion to Cidofovir diphosphate, thereby increasing potency.</w:t>
      </w:r>
      <w:bookmarkEnd w:id="370"/>
    </w:p>
    <w:p w14:paraId="3E736C01" w14:textId="61E0DE4D" w:rsidR="00C47328" w:rsidRDefault="00B2567A">
      <w:pPr>
        <w:pStyle w:val="FirstParagraph"/>
      </w:pPr>
      <w:r>
        <w:t>One of the fundamental limitations of CDV is its high hydrophilicity and low lipophilicity. Consequently, CDV exhibits low oral bioavailability and cellular uptake. We engineered tyrosine amide prodrugs of CDV to increase oral bioavailability and cellular uptake by masking one of the negative charges via phospho-esterification with the Tyr amide linker and with the incorporation of long-chain alkyl groups. The cLog D7.4 values for C12-Tyr-CDV and C16-Tyr-CDV were -0.4 and 1.5 respectively, corresponding to increased lipophilicity of approximately 7 to 9 orders of magnitude compared to CDV. This enhancement in lipophilicity translated into increased intracellular uptake. While we were unable to measure any metabolite levels in CDV-treated cells above the detection limit of 0.018 µM, in cells incubated with the prodrugs we observed significant levels of metabolites, as well as prodrug. This implies that the lipophilic tyrosine amide pro-moieties are effective in facilitating improved intracellular uptake. This also implies that the enzymatic machinery is present intracellularly to cleave and release CDV from the pro-moieties, as well as for phosphorylating the parent compound to CDV-PP.</w:t>
      </w:r>
    </w:p>
    <w:p w14:paraId="4F2F15B6" w14:textId="40E36CF7" w:rsidR="000A1B62" w:rsidDel="009F1A49" w:rsidRDefault="00B2567A">
      <w:pPr>
        <w:pStyle w:val="BodyText"/>
        <w:rPr>
          <w:del w:id="371" w:author="Matt Doherty" w:date="2019-01-11T13:58:00Z"/>
        </w:rPr>
        <w:pPrChange w:id="372" w:author="Matt Doherty" w:date="2019-01-11T14:29:00Z">
          <w:pPr>
            <w:pStyle w:val="FirstParagraph"/>
          </w:pPr>
        </w:pPrChange>
      </w:pPr>
      <w:r>
        <w:t>Interestingly, the levels of metabolites measured in cells incubated with the C16 analog were approximately 10-fold higher than the levels measured after incubation with the C12 analog, which exhibits some correlation with the relative antiviral activity of the two prodrugs (</w:t>
      </w:r>
      <w:r w:rsidRPr="00BA2BF5">
        <w:rPr>
          <w:b/>
          <w:rPrChange w:id="373" w:author="Matt Doherty" w:date="2019-01-14T12:36:00Z">
            <w:rPr/>
          </w:rPrChange>
        </w:rPr>
        <w:t>Table 2</w:t>
      </w:r>
      <w:r>
        <w:t>). This supports the hypothesis that the poor cellular uptake of CDV is partially responsible for its limited effectiveness as an antiviral therapeutic. Our results show that this can be remedied using the Tyr amide prodrug approach to increase lipophilicity, and therefore increased uptake.</w:t>
      </w:r>
      <w:ins w:id="374" w:author="Matt Doherty" w:date="2019-01-11T12:18:00Z">
        <w:r w:rsidR="001C43D0">
          <w:t xml:space="preserve"> </w:t>
        </w:r>
      </w:ins>
      <w:ins w:id="375" w:author="Matt Doherty" w:date="2019-01-11T12:19:00Z">
        <w:r w:rsidR="001C43D0">
          <w:t xml:space="preserve">The higher </w:t>
        </w:r>
      </w:ins>
      <w:ins w:id="376" w:author="Matt Doherty" w:date="2019-01-11T12:20:00Z">
        <w:r w:rsidR="001C43D0">
          <w:t xml:space="preserve">intracellular </w:t>
        </w:r>
      </w:ins>
      <w:ins w:id="377" w:author="Matt Doherty" w:date="2019-01-11T12:19:00Z">
        <w:r w:rsidR="001C43D0">
          <w:t>l</w:t>
        </w:r>
      </w:ins>
      <w:ins w:id="378" w:author="Matt Doherty" w:date="2019-01-11T12:20:00Z">
        <w:r w:rsidR="001C43D0">
          <w:t>evels of CDV than prodrug observed for the C16 analog may</w:t>
        </w:r>
      </w:ins>
      <w:ins w:id="379" w:author="Matt Doherty" w:date="2019-01-11T13:57:00Z">
        <w:r w:rsidR="00B66C35">
          <w:t xml:space="preserve"> also</w:t>
        </w:r>
      </w:ins>
      <w:ins w:id="380" w:author="Matt Doherty" w:date="2019-01-11T12:20:00Z">
        <w:r w:rsidR="001C43D0">
          <w:t xml:space="preserve"> indicate </w:t>
        </w:r>
      </w:ins>
      <w:ins w:id="381" w:author="Matt Doherty" w:date="2019-01-11T12:21:00Z">
        <w:r w:rsidR="001C43D0">
          <w:t>that the C16-Tyr-CDV analog coverts to CDV at a higher rate than CMX-001</w:t>
        </w:r>
      </w:ins>
      <w:ins w:id="382" w:author="Matt Doherty" w:date="2019-01-11T13:57:00Z">
        <w:r w:rsidR="00B66C35">
          <w:t xml:space="preserve"> once inside the cell</w:t>
        </w:r>
      </w:ins>
      <w:ins w:id="383" w:author="Matt Doherty" w:date="2019-01-11T12:21:00Z">
        <w:r w:rsidR="001C43D0">
          <w:t xml:space="preserve">, but </w:t>
        </w:r>
      </w:ins>
      <w:ins w:id="384" w:author="Matt Doherty" w:date="2019-01-11T12:22:00Z">
        <w:r w:rsidR="001C43D0">
          <w:t>the resulting levels of CDV-PP were nearly equivalent for CMX-001 and C16-Tyr-CDV</w:t>
        </w:r>
      </w:ins>
      <w:ins w:id="385" w:author="Matt Doherty" w:date="2019-01-11T12:23:00Z">
        <w:r w:rsidR="001C43D0">
          <w:t xml:space="preserve">. </w:t>
        </w:r>
      </w:ins>
      <w:moveToRangeStart w:id="386" w:author="Matt Doherty" w:date="2019-01-11T12:27:00Z" w:name="move534972991"/>
      <w:moveTo w:id="387" w:author="Matt Doherty" w:date="2019-01-11T12:27:00Z">
        <w:r w:rsidR="000A1B62">
          <w:t>This highlights the effectiveness of the lipophilic pro-moieties as vehicles for transporting CDV across membranes</w:t>
        </w:r>
        <w:del w:id="388" w:author="Matt Doherty" w:date="2019-01-14T13:50:00Z">
          <w:r w:rsidR="000A1B62" w:rsidDel="005877D9">
            <w:delText>, where it can exert its intracellular antiviral activity after enzymatic release and conversion to CDV-PP,</w:delText>
          </w:r>
        </w:del>
        <w:r w:rsidR="000A1B62">
          <w:t xml:space="preserve"> and that longer alkyl chains appear to increase the levels of cellular uptake</w:t>
        </w:r>
      </w:moveTo>
      <w:ins w:id="389" w:author="Matt Doherty" w:date="2019-01-14T13:50:00Z">
        <w:r w:rsidR="005877D9">
          <w:t>, where it can exert its intracellular antiviral activity after enzymatic release and conversion to CDV-PP</w:t>
        </w:r>
      </w:ins>
      <w:moveTo w:id="390" w:author="Matt Doherty" w:date="2019-01-11T12:27:00Z">
        <w:r w:rsidR="000A1B62">
          <w:t>.</w:t>
        </w:r>
      </w:moveTo>
    </w:p>
    <w:p w14:paraId="77CB1436" w14:textId="77777777" w:rsidR="009F1A49" w:rsidRDefault="009F1A49" w:rsidP="000A1B62">
      <w:pPr>
        <w:pStyle w:val="BodyText"/>
        <w:rPr>
          <w:ins w:id="391" w:author="Matt Doherty" w:date="2019-01-11T14:43:00Z"/>
          <w:moveTo w:id="392" w:author="Matt Doherty" w:date="2019-01-11T12:27:00Z"/>
        </w:rPr>
      </w:pPr>
    </w:p>
    <w:moveToRangeEnd w:id="386"/>
    <w:p w14:paraId="6D032C8A" w14:textId="59428AE0" w:rsidR="00C47328" w:rsidDel="000A1B62" w:rsidRDefault="00C47328">
      <w:pPr>
        <w:pStyle w:val="BodyText"/>
        <w:rPr>
          <w:del w:id="393" w:author="Matt Doherty" w:date="2019-01-11T12:28:00Z"/>
        </w:rPr>
      </w:pPr>
    </w:p>
    <w:p w14:paraId="2DD0A398" w14:textId="03EA84E9" w:rsidR="00C47328" w:rsidDel="00AC62C8" w:rsidRDefault="00B2567A" w:rsidP="008677F3">
      <w:pPr>
        <w:pStyle w:val="BodyText"/>
        <w:rPr>
          <w:del w:id="394" w:author="Matt Doherty" w:date="2019-01-11T12:31:00Z"/>
        </w:rPr>
      </w:pPr>
      <w:r>
        <w:t>The increase</w:t>
      </w:r>
      <w:ins w:id="395" w:author="Matt Doherty" w:date="2019-01-11T12:28:00Z">
        <w:r w:rsidR="000A1B62">
          <w:t>d</w:t>
        </w:r>
      </w:ins>
      <w:ins w:id="396" w:author="Matt Doherty" w:date="2019-01-11T12:34:00Z">
        <w:r w:rsidR="00685843">
          <w:t xml:space="preserve"> </w:t>
        </w:r>
      </w:ins>
      <w:del w:id="397" w:author="Matt Doherty" w:date="2019-01-11T12:28:00Z">
        <w:r w:rsidDel="000A1B62">
          <w:delText xml:space="preserve"> in cellular </w:delText>
        </w:r>
      </w:del>
      <w:r>
        <w:t>uptake of the prodrugs and</w:t>
      </w:r>
      <w:ins w:id="398" w:author="Matt Doherty" w:date="2019-01-11T13:58:00Z">
        <w:r w:rsidR="00B66C35">
          <w:t xml:space="preserve"> the resulting</w:t>
        </w:r>
      </w:ins>
      <w:r>
        <w:t xml:space="preserve"> intracellular levels of CDV-PP translated </w:t>
      </w:r>
      <w:ins w:id="399" w:author="Matt Doherty" w:date="2019-01-11T12:34:00Z">
        <w:r w:rsidR="00685843">
          <w:t>in</w:t>
        </w:r>
      </w:ins>
      <w:r>
        <w:t>to a significant improvement in antiviral activity</w:t>
      </w:r>
      <w:ins w:id="400" w:author="Matt Doherty" w:date="2019-01-11T14:43:00Z">
        <w:r w:rsidR="009F1A49">
          <w:t xml:space="preserve"> </w:t>
        </w:r>
      </w:ins>
      <w:del w:id="401" w:author="Matt Doherty" w:date="2019-01-14T13:51:00Z">
        <w:r w:rsidDel="005877D9">
          <w:delText xml:space="preserve"> </w:delText>
        </w:r>
      </w:del>
      <w:r>
        <w:t>when compared to CDV</w:t>
      </w:r>
      <w:ins w:id="402" w:author="Matt Doherty" w:date="2019-01-11T12:35:00Z">
        <w:r w:rsidR="00685843">
          <w:t xml:space="preserve">. </w:t>
        </w:r>
      </w:ins>
      <w:del w:id="403" w:author="Matt Doherty" w:date="2019-01-11T12:29:00Z">
        <w:r w:rsidDel="000A1B62">
          <w:delText xml:space="preserve"> </w:delText>
        </w:r>
        <w:r w:rsidDel="000A1B62">
          <w:rPr>
            <w:i/>
          </w:rPr>
          <w:delText>in vitro</w:delText>
        </w:r>
        <w:r w:rsidDel="000A1B62">
          <w:delText>, with t</w:delText>
        </w:r>
      </w:del>
      <w:del w:id="404" w:author="Matt Doherty" w:date="2019-01-11T12:35:00Z">
        <w:r w:rsidDel="00685843">
          <w:delText>he C16 analog exhibit</w:delText>
        </w:r>
      </w:del>
      <w:del w:id="405" w:author="Matt Doherty" w:date="2019-01-11T12:29:00Z">
        <w:r w:rsidDel="00AC62C8">
          <w:delText>ing</w:delText>
        </w:r>
      </w:del>
      <w:del w:id="406" w:author="Matt Doherty" w:date="2019-01-11T12:35:00Z">
        <w:r w:rsidDel="00685843">
          <w:delText xml:space="preserve"> particularly high potency. </w:delText>
        </w:r>
      </w:del>
      <w:ins w:id="407" w:author="Matt Doherty" w:date="2019-01-11T12:35:00Z">
        <w:r w:rsidR="00685843">
          <w:t xml:space="preserve"> </w:t>
        </w:r>
      </w:ins>
      <w:r>
        <w:t xml:space="preserve">Generally, </w:t>
      </w:r>
      <w:del w:id="408" w:author="Matt Doherty" w:date="2019-01-11T13:58:00Z">
        <w:r w:rsidDel="00B66C35">
          <w:delText xml:space="preserve">the </w:delText>
        </w:r>
      </w:del>
      <w:ins w:id="409" w:author="Matt Doherty" w:date="2019-01-11T13:58:00Z">
        <w:r w:rsidR="00B66C35">
          <w:t xml:space="preserve">our </w:t>
        </w:r>
      </w:ins>
      <w:r>
        <w:t>prodrugs, as well as CDV, exhibited higher potency</w:t>
      </w:r>
      <w:ins w:id="410" w:author="Matt Doherty" w:date="2019-01-11T12:36:00Z">
        <w:r w:rsidR="00685843">
          <w:t xml:space="preserve"> </w:t>
        </w:r>
        <w:r w:rsidR="00685843">
          <w:rPr>
            <w:i/>
          </w:rPr>
          <w:t>in vitro</w:t>
        </w:r>
      </w:ins>
      <w:r>
        <w:t xml:space="preserve"> against the herpesviruses than the poxviruses. On average, the C16 analog exhibited almost 200-fold improved antiviral activity compared to CDV, while the C12 analog exhibited an average of almost 40-fold improvement</w:t>
      </w:r>
      <w:ins w:id="411" w:author="Matt Doherty" w:date="2019-01-14T13:51:00Z">
        <w:r w:rsidR="005877D9">
          <w:t xml:space="preserve"> (</w:t>
        </w:r>
        <w:r w:rsidR="005877D9">
          <w:rPr>
            <w:b/>
          </w:rPr>
          <w:t>Table 2</w:t>
        </w:r>
        <w:r w:rsidR="005877D9">
          <w:t>)</w:t>
        </w:r>
      </w:ins>
      <w:r>
        <w:t>.</w:t>
      </w:r>
      <w:ins w:id="412" w:author="Matt Doherty" w:date="2019-01-11T12:30:00Z">
        <w:r w:rsidR="009F1A49">
          <w:t xml:space="preserve"> </w:t>
        </w:r>
      </w:ins>
      <w:ins w:id="413" w:author="Matt Doherty" w:date="2019-01-11T14:44:00Z">
        <w:r w:rsidR="009F1A49">
          <w:t>As stated above, t</w:t>
        </w:r>
      </w:ins>
      <w:ins w:id="414" w:author="Matt Doherty" w:date="2019-01-11T12:30:00Z">
        <w:r w:rsidR="00AC62C8">
          <w:t xml:space="preserve">his difference in activity appears to reflect </w:t>
        </w:r>
      </w:ins>
      <w:ins w:id="415" w:author="Matt Doherty" w:date="2019-01-11T12:31:00Z">
        <w:r w:rsidR="00AC62C8">
          <w:t xml:space="preserve">the difference in </w:t>
        </w:r>
      </w:ins>
      <w:ins w:id="416" w:author="Matt Doherty" w:date="2019-01-11T12:36:00Z">
        <w:r w:rsidR="00685843">
          <w:t xml:space="preserve">cellular </w:t>
        </w:r>
      </w:ins>
      <w:ins w:id="417" w:author="Matt Doherty" w:date="2019-01-11T12:31:00Z">
        <w:r w:rsidR="00AC62C8">
          <w:t>uptake and conversion observed for the C12 and C16 analogs</w:t>
        </w:r>
      </w:ins>
      <w:ins w:id="418" w:author="Matt Doherty" w:date="2019-01-11T15:40:00Z">
        <w:r w:rsidR="00CE1987">
          <w:t>.</w:t>
        </w:r>
      </w:ins>
      <w:ins w:id="419" w:author="Matt Doherty" w:date="2019-01-14T13:53:00Z">
        <w:r w:rsidR="005877D9">
          <w:t xml:space="preserve"> </w:t>
        </w:r>
      </w:ins>
      <w:del w:id="420" w:author="Matt Doherty" w:date="2019-01-11T14:29:00Z">
        <w:r w:rsidDel="003A0BC6">
          <w:delText xml:space="preserve"> </w:delText>
        </w:r>
      </w:del>
      <w:moveFromRangeStart w:id="421" w:author="Matt Doherty" w:date="2019-01-11T12:27:00Z" w:name="move534972991"/>
      <w:moveFrom w:id="422" w:author="Matt Doherty" w:date="2019-01-11T12:27:00Z">
        <w:del w:id="423" w:author="Matt Doherty" w:date="2019-01-11T12:31:00Z">
          <w:r w:rsidDel="00AC62C8">
            <w:delText>This highlights the effectiveness of the lipophilic pro-moieties as vehicles for transporting CDV across membranes, where it can exert its intracellular antiviral activity after enzymatic release and conversion to CDV-PP, and that longer alkyl chains appear to increase the levels of cellular uptake.</w:delText>
          </w:r>
        </w:del>
      </w:moveFrom>
      <w:moveFromRangeEnd w:id="421"/>
    </w:p>
    <w:p w14:paraId="075E36ED" w14:textId="77777777" w:rsidR="00577A02" w:rsidRDefault="00B2567A">
      <w:pPr>
        <w:pStyle w:val="BodyText"/>
        <w:rPr>
          <w:rFonts w:cs="Arial"/>
          <w:szCs w:val="22"/>
        </w:rPr>
        <w:pPrChange w:id="424" w:author="Matt Doherty" w:date="2019-01-14T18:13:00Z">
          <w:pPr>
            <w:pStyle w:val="FirstParagraph"/>
          </w:pPr>
        </w:pPrChange>
      </w:pPr>
      <w:del w:id="425" w:author="Matt Doherty" w:date="2019-01-11T12:31:00Z">
        <w:r w:rsidDel="00AC62C8">
          <w:delText xml:space="preserve">The </w:delText>
        </w:r>
        <w:r w:rsidR="00880A14" w:rsidDel="00AC62C8">
          <w:delText>increased cellular uptake and conversion of the prodrug</w:delText>
        </w:r>
      </w:del>
      <w:del w:id="426" w:author="Matt Doherty" w:date="2019-01-11T14:30:00Z">
        <w:r w:rsidDel="003A0BC6">
          <w:delText xml:space="preserve"> also </w:delText>
        </w:r>
      </w:del>
      <w:del w:id="427" w:author="Matt Doherty" w:date="2019-01-11T15:39:00Z">
        <w:r w:rsidDel="00CE1987">
          <w:delText>translat</w:delText>
        </w:r>
      </w:del>
      <w:del w:id="428" w:author="Matt Doherty" w:date="2019-01-11T15:40:00Z">
        <w:r w:rsidDel="00CE1987">
          <w:delText>ed</w:delText>
        </w:r>
      </w:del>
      <w:ins w:id="429" w:author="Matt Doherty" w:date="2019-01-14T13:52:00Z">
        <w:r w:rsidR="005877D9">
          <w:t xml:space="preserve">This translated into </w:t>
        </w:r>
      </w:ins>
      <w:ins w:id="430" w:author="Matt Doherty" w:date="2019-01-14T13:53:00Z">
        <w:r w:rsidR="005877D9">
          <w:rPr>
            <w:i/>
          </w:rPr>
          <w:t>in vivo</w:t>
        </w:r>
        <w:r w:rsidR="005877D9">
          <w:t xml:space="preserve"> efficacy for the </w:t>
        </w:r>
      </w:ins>
      <w:ins w:id="431" w:author="Matt Doherty" w:date="2019-01-14T13:52:00Z">
        <w:r w:rsidR="005877D9">
          <w:t>C16-Tyr-CDV prodrug</w:t>
        </w:r>
      </w:ins>
      <w:ins w:id="432" w:author="Matt Doherty" w:date="2019-01-14T13:53:00Z">
        <w:r w:rsidR="005877D9">
          <w:t>,</w:t>
        </w:r>
      </w:ins>
      <w:ins w:id="433" w:author="Matt Doherty" w:date="2019-01-14T13:52:00Z">
        <w:r w:rsidR="005877D9">
          <w:t xml:space="preserve"> </w:t>
        </w:r>
      </w:ins>
      <w:del w:id="434" w:author="Matt Doherty" w:date="2019-01-14T13:52:00Z">
        <w:r w:rsidDel="005877D9">
          <w:delText xml:space="preserve"> into </w:delText>
        </w:r>
        <w:r w:rsidDel="005877D9">
          <w:rPr>
            <w:i/>
          </w:rPr>
          <w:delText>in vivo</w:delText>
        </w:r>
        <w:r w:rsidDel="005877D9">
          <w:delText xml:space="preserve"> efficacy</w:delText>
        </w:r>
      </w:del>
      <w:ins w:id="435" w:author="Matt Doherty" w:date="2019-01-11T14:30:00Z">
        <w:r w:rsidR="003A0BC6">
          <w:t>as well</w:t>
        </w:r>
      </w:ins>
      <w:r>
        <w:t xml:space="preserve">. </w:t>
      </w:r>
      <w:ins w:id="436" w:author="Matt Doherty" w:date="2019-01-11T12:32:00Z">
        <w:r w:rsidR="00AC62C8">
          <w:t xml:space="preserve">In the mCMV model, </w:t>
        </w:r>
      </w:ins>
      <w:del w:id="437" w:author="Matt Doherty" w:date="2019-01-11T12:32:00Z">
        <w:r w:rsidDel="00AC62C8">
          <w:delText xml:space="preserve">Here </w:delText>
        </w:r>
      </w:del>
      <w:r>
        <w:t xml:space="preserve">we demonstrated that oral administration was as effective as ganciclovir in reducing mCMV viral load to undetectable levels. </w:t>
      </w:r>
      <w:ins w:id="438" w:author="Matt Doherty" w:date="2019-01-14T13:54:00Z">
        <w:r w:rsidR="005877D9">
          <w:t xml:space="preserve">C16-tyr-CDV was also </w:t>
        </w:r>
      </w:ins>
      <w:del w:id="439" w:author="Matt Doherty" w:date="2019-01-14T11:12:00Z">
        <w:r w:rsidRPr="007712D3" w:rsidDel="002C0BB1">
          <w:delText xml:space="preserve">However, more mice were rescued when treated with Ganciclovir than mice treated with C16-Tyr-CDV. </w:delText>
        </w:r>
      </w:del>
      <w:del w:id="440" w:author="Matt Doherty" w:date="2019-01-11T12:33:00Z">
        <w:r w:rsidRPr="007712D3" w:rsidDel="00AC62C8">
          <w:delText>Efficacy against other viruses has also been demonstrated in forthcoming publications.</w:delText>
        </w:r>
        <w:r w:rsidR="00880A14" w:rsidRPr="007712D3" w:rsidDel="00AC62C8">
          <w:delText xml:space="preserve"> </w:delText>
        </w:r>
      </w:del>
      <w:del w:id="441" w:author="Matt Doherty" w:date="2019-01-14T13:54:00Z">
        <w:r w:rsidR="00880A14" w:rsidRPr="007712D3" w:rsidDel="005877D9">
          <w:rPr>
            <w:rFonts w:cs="Arial"/>
            <w:szCs w:val="22"/>
          </w:rPr>
          <w:delText xml:space="preserve">Efficacy was </w:delText>
        </w:r>
      </w:del>
      <w:ins w:id="442" w:author="Matt Doherty" w:date="2019-01-14T13:54:00Z">
        <w:r w:rsidR="005877D9" w:rsidRPr="007712D3">
          <w:rPr>
            <w:rFonts w:cs="Arial"/>
            <w:szCs w:val="22"/>
          </w:rPr>
          <w:t>effective</w:t>
        </w:r>
      </w:ins>
      <w:del w:id="443" w:author="Matt Doherty" w:date="2019-01-14T13:54:00Z">
        <w:r w:rsidR="00880A14" w:rsidRPr="007712D3" w:rsidDel="005877D9">
          <w:rPr>
            <w:rFonts w:cs="Arial"/>
            <w:szCs w:val="22"/>
          </w:rPr>
          <w:delText>shown to be</w:delText>
        </w:r>
      </w:del>
      <w:r w:rsidR="00880A14" w:rsidRPr="007712D3">
        <w:rPr>
          <w:rFonts w:cs="Arial"/>
          <w:szCs w:val="22"/>
        </w:rPr>
        <w:t xml:space="preserve"> </w:t>
      </w:r>
      <w:del w:id="444" w:author="Matt Doherty" w:date="2019-01-14T13:54:00Z">
        <w:r w:rsidR="00880A14" w:rsidRPr="007712D3" w:rsidDel="005877D9">
          <w:rPr>
            <w:rFonts w:cs="Arial"/>
            <w:szCs w:val="22"/>
          </w:rPr>
          <w:delText xml:space="preserve">dose dependent </w:delText>
        </w:r>
      </w:del>
      <w:r w:rsidR="00880A14" w:rsidRPr="007712D3">
        <w:rPr>
          <w:rFonts w:cs="Arial"/>
          <w:szCs w:val="22"/>
        </w:rPr>
        <w:t xml:space="preserve">against </w:t>
      </w:r>
      <w:del w:id="445" w:author="Matt Doherty" w:date="2019-01-14T13:53:00Z">
        <w:r w:rsidR="00880A14" w:rsidRPr="007712D3" w:rsidDel="005877D9">
          <w:rPr>
            <w:rFonts w:cs="Arial"/>
            <w:szCs w:val="22"/>
          </w:rPr>
          <w:delText>adenovirus</w:delText>
        </w:r>
      </w:del>
      <w:ins w:id="446" w:author="Matt Doherty" w:date="2019-01-14T13:53:00Z">
        <w:r w:rsidR="005877D9" w:rsidRPr="007712D3">
          <w:rPr>
            <w:rFonts w:cs="Arial"/>
            <w:szCs w:val="22"/>
          </w:rPr>
          <w:t>Ad</w:t>
        </w:r>
      </w:ins>
      <w:ins w:id="447" w:author="Matt Doherty" w:date="2019-01-11T15:40:00Z">
        <w:r w:rsidR="00CE1987" w:rsidRPr="007712D3">
          <w:rPr>
            <w:rFonts w:cs="Arial"/>
            <w:szCs w:val="22"/>
          </w:rPr>
          <w:t>6</w:t>
        </w:r>
      </w:ins>
      <w:r w:rsidR="00880A14" w:rsidRPr="007712D3">
        <w:rPr>
          <w:rFonts w:cs="Arial"/>
          <w:szCs w:val="22"/>
        </w:rPr>
        <w:t xml:space="preserve"> in immunosuppressed female Syrian Hamsters</w:t>
      </w:r>
      <w:ins w:id="448" w:author="Matt Doherty" w:date="2019-01-14T13:55:00Z">
        <w:r w:rsidR="005877D9" w:rsidRPr="007712D3">
          <w:rPr>
            <w:rFonts w:cs="Arial"/>
            <w:szCs w:val="22"/>
          </w:rPr>
          <w:t xml:space="preserve"> in a dose-dependent manner</w:t>
        </w:r>
      </w:ins>
      <w:ins w:id="449" w:author="Matt Doherty" w:date="2019-01-11T12:38:00Z">
        <w:r w:rsidR="00685843" w:rsidRPr="007712D3">
          <w:rPr>
            <w:rFonts w:cs="Arial"/>
            <w:szCs w:val="22"/>
          </w:rPr>
          <w:t>, where</w:t>
        </w:r>
      </w:ins>
      <w:del w:id="450" w:author="Matt Doherty" w:date="2019-01-11T12:38:00Z">
        <w:r w:rsidR="00880A14" w:rsidRPr="007712D3" w:rsidDel="00685843">
          <w:rPr>
            <w:rFonts w:cs="Arial"/>
            <w:szCs w:val="22"/>
          </w:rPr>
          <w:delText>.</w:delText>
        </w:r>
      </w:del>
      <w:r w:rsidR="00880A14" w:rsidRPr="007712D3">
        <w:rPr>
          <w:rFonts w:cs="Arial"/>
          <w:szCs w:val="22"/>
        </w:rPr>
        <w:t xml:space="preserve"> </w:t>
      </w:r>
      <w:del w:id="451" w:author="Matt Doherty" w:date="2019-01-11T12:39:00Z">
        <w:r w:rsidR="00880A14" w:rsidRPr="007712D3" w:rsidDel="00685843">
          <w:rPr>
            <w:rFonts w:cs="Arial"/>
            <w:szCs w:val="22"/>
          </w:rPr>
          <w:delText>T</w:delText>
        </w:r>
      </w:del>
      <w:ins w:id="452" w:author="Matt Doherty" w:date="2019-01-11T12:39:00Z">
        <w:r w:rsidR="00685843" w:rsidRPr="007712D3">
          <w:rPr>
            <w:rFonts w:cs="Arial"/>
            <w:szCs w:val="22"/>
          </w:rPr>
          <w:t>t</w:t>
        </w:r>
      </w:ins>
      <w:r w:rsidR="00880A14" w:rsidRPr="007712D3">
        <w:rPr>
          <w:rFonts w:cs="Arial"/>
          <w:szCs w:val="22"/>
        </w:rPr>
        <w:t>he oral</w:t>
      </w:r>
      <w:ins w:id="453" w:author="Matt Doherty" w:date="2019-01-11T12:42:00Z">
        <w:r w:rsidR="007C1C76" w:rsidRPr="007712D3">
          <w:rPr>
            <w:rFonts w:cs="Arial"/>
            <w:szCs w:val="22"/>
          </w:rPr>
          <w:t>ly administered</w:t>
        </w:r>
      </w:ins>
      <w:r w:rsidR="00880A14" w:rsidRPr="007712D3">
        <w:rPr>
          <w:rFonts w:cs="Arial"/>
          <w:szCs w:val="22"/>
        </w:rPr>
        <w:t xml:space="preserve"> prodrug was as effective as IP CDV at reducing liver damage and </w:t>
      </w:r>
      <w:del w:id="454" w:author="Matt Doherty" w:date="2019-01-11T12:43:00Z">
        <w:r w:rsidR="00880A14" w:rsidRPr="007712D3" w:rsidDel="007C1C76">
          <w:rPr>
            <w:rFonts w:cs="Arial"/>
            <w:szCs w:val="22"/>
          </w:rPr>
          <w:delText xml:space="preserve">reducing </w:delText>
        </w:r>
      </w:del>
      <w:r w:rsidR="00880A14" w:rsidRPr="007712D3">
        <w:rPr>
          <w:rFonts w:cs="Arial"/>
          <w:szCs w:val="22"/>
        </w:rPr>
        <w:t>viral load.</w:t>
      </w:r>
    </w:p>
    <w:p w14:paraId="3820C2A1" w14:textId="587B2599" w:rsidR="00C47328" w:rsidRPr="005877D9" w:rsidDel="00685843" w:rsidRDefault="00880A14" w:rsidP="00577A02">
      <w:pPr>
        <w:pStyle w:val="BodyText"/>
        <w:rPr>
          <w:del w:id="455" w:author="Matt Doherty" w:date="2019-01-11T12:39:00Z"/>
          <w:strike/>
          <w:rPrChange w:id="456" w:author="Matt Doherty" w:date="2019-01-14T13:56:00Z">
            <w:rPr>
              <w:del w:id="457" w:author="Matt Doherty" w:date="2019-01-11T12:39:00Z"/>
            </w:rPr>
          </w:rPrChange>
        </w:rPr>
      </w:pPr>
      <w:del w:id="458" w:author="Matt Doherty" w:date="2019-01-11T12:53:00Z">
        <w:r w:rsidRPr="005877D9" w:rsidDel="00C75857">
          <w:rPr>
            <w:rFonts w:cs="Arial"/>
            <w:strike/>
            <w:szCs w:val="22"/>
            <w:highlight w:val="yellow"/>
            <w:rPrChange w:id="459" w:author="Matt Doherty" w:date="2019-01-14T13:56:00Z">
              <w:rPr>
                <w:rFonts w:cs="Arial"/>
                <w:szCs w:val="22"/>
                <w:highlight w:val="yellow"/>
              </w:rPr>
            </w:rPrChange>
          </w:rPr>
          <w:delText xml:space="preserve"> </w:delText>
        </w:r>
      </w:del>
    </w:p>
    <w:p w14:paraId="30B891E7" w14:textId="5A0F45FA" w:rsidR="00C47328" w:rsidRPr="005877D9" w:rsidDel="00DA7425" w:rsidRDefault="00B2567A">
      <w:pPr>
        <w:pStyle w:val="BodyText"/>
        <w:rPr>
          <w:del w:id="460" w:author="Matt Doherty" w:date="2019-01-14T18:13:00Z"/>
          <w:strike/>
          <w:highlight w:val="yellow"/>
          <w:rPrChange w:id="461" w:author="Matt Doherty" w:date="2019-01-14T13:56:00Z">
            <w:rPr>
              <w:del w:id="462" w:author="Matt Doherty" w:date="2019-01-14T18:13:00Z"/>
              <w:highlight w:val="yellow"/>
            </w:rPr>
          </w:rPrChange>
        </w:rPr>
        <w:pPrChange w:id="463" w:author="Matt Doherty" w:date="2019-01-14T18:13:00Z">
          <w:pPr>
            <w:pStyle w:val="FirstParagraph"/>
          </w:pPr>
        </w:pPrChange>
      </w:pPr>
      <w:del w:id="464" w:author="Matt Doherty" w:date="2019-01-11T12:39:00Z">
        <w:r w:rsidRPr="005877D9" w:rsidDel="00685843">
          <w:rPr>
            <w:strike/>
            <w:highlight w:val="yellow"/>
            <w:rPrChange w:id="465" w:author="Matt Doherty" w:date="2019-01-14T13:56:00Z">
              <w:rPr>
                <w:highlight w:val="yellow"/>
              </w:rPr>
            </w:rPrChange>
          </w:rPr>
          <w:delText>A</w:delText>
        </w:r>
      </w:del>
      <w:del w:id="466" w:author="Matt Doherty" w:date="2019-01-11T12:48:00Z">
        <w:r w:rsidRPr="005877D9" w:rsidDel="007C1C76">
          <w:rPr>
            <w:strike/>
            <w:highlight w:val="yellow"/>
            <w:rPrChange w:id="467" w:author="Matt Doherty" w:date="2019-01-14T13:56:00Z">
              <w:rPr>
                <w:highlight w:val="yellow"/>
              </w:rPr>
            </w:rPrChange>
          </w:rPr>
          <w:delText xml:space="preserve">nother C16-Tyr-CDV analogue, but with adenine in place of cytosine, has shown improved oral efficacy against adenovirus in the hamster. </w:delText>
        </w:r>
      </w:del>
      <w:del w:id="468" w:author="Matt Doherty" w:date="2019-01-11T12:53:00Z">
        <w:r w:rsidRPr="005877D9" w:rsidDel="00C75857">
          <w:rPr>
            <w:strike/>
            <w:highlight w:val="yellow"/>
            <w:rPrChange w:id="469" w:author="Matt Doherty" w:date="2019-01-14T13:56:00Z">
              <w:rPr>
                <w:highlight w:val="yellow"/>
              </w:rPr>
            </w:rPrChange>
          </w:rPr>
          <w:delText>F</w:delText>
        </w:r>
      </w:del>
      <w:del w:id="470" w:author="Matt Doherty" w:date="2019-01-14T18:13:00Z">
        <w:r w:rsidRPr="005877D9" w:rsidDel="00DA7425">
          <w:rPr>
            <w:strike/>
            <w:highlight w:val="yellow"/>
            <w:rPrChange w:id="471" w:author="Matt Doherty" w:date="2019-01-14T13:56:00Z">
              <w:rPr>
                <w:highlight w:val="yellow"/>
              </w:rPr>
            </w:rPrChange>
          </w:rPr>
          <w:delText>urther demonstr</w:delText>
        </w:r>
      </w:del>
      <w:del w:id="472" w:author="Matt Doherty" w:date="2019-01-11T12:53:00Z">
        <w:r w:rsidRPr="005877D9" w:rsidDel="00C75857">
          <w:rPr>
            <w:strike/>
            <w:highlight w:val="yellow"/>
            <w:rPrChange w:id="473" w:author="Matt Doherty" w:date="2019-01-14T13:56:00Z">
              <w:rPr>
                <w:highlight w:val="yellow"/>
              </w:rPr>
            </w:rPrChange>
          </w:rPr>
          <w:delText>ating</w:delText>
        </w:r>
      </w:del>
      <w:del w:id="474" w:author="Matt Doherty" w:date="2019-01-14T18:13:00Z">
        <w:r w:rsidRPr="005877D9" w:rsidDel="00DA7425">
          <w:rPr>
            <w:strike/>
            <w:highlight w:val="yellow"/>
            <w:rPrChange w:id="475" w:author="Matt Doherty" w:date="2019-01-14T13:56:00Z">
              <w:rPr>
                <w:highlight w:val="yellow"/>
              </w:rPr>
            </w:rPrChange>
          </w:rPr>
          <w:delText xml:space="preserve"> the potential for this prodrug strategy </w:delText>
        </w:r>
        <w:r w:rsidR="00FD76D7" w:rsidRPr="005877D9" w:rsidDel="00DA7425">
          <w:rPr>
            <w:strike/>
            <w:highlight w:val="yellow"/>
            <w:rPrChange w:id="476" w:author="Matt Doherty" w:date="2019-01-14T13:56:00Z">
              <w:rPr>
                <w:highlight w:val="yellow"/>
              </w:rPr>
            </w:rPrChange>
          </w:rPr>
          <w:fldChar w:fldCharType="begin"/>
        </w:r>
        <w:r w:rsidR="00A67896" w:rsidRPr="005877D9" w:rsidDel="00DA7425">
          <w:rPr>
            <w:strike/>
            <w:highlight w:val="yellow"/>
            <w:rPrChange w:id="477" w:author="Matt Doherty" w:date="2019-01-14T13:56:00Z">
              <w:rPr>
                <w:highlight w:val="yellow"/>
              </w:rPr>
            </w:rPrChange>
          </w:rPr>
          <w:delInstrText xml:space="preserve"> ADDIN ZOTERO_ITEM CSL_CITATION {"citationID":"c3kh9yar","properties":{"formattedCitation":"(25)","plainCitation":"(25)","noteIndex":0},"citationItems":[{"id":4209,"uris":["http://zotero.org/groups/2160309/items/FN36S9DY"],"uri":["http://zotero.org/groups/2160309/items/FN36S9DY"],"itemData":{"id":4209,"type":"article-journal","title":"USC-087 protects Syrian hamsters against lethal challenge with human species C adenoviruses","container-title":"Antiviral Research","page":"1-9","volume":"153","source":"PubMed","abstract":"Human adenoviruses (AdV) cause generally mild infections of the respiratory and GI tracts as well as some other tissues. However, AdV can cause serious infection in severely immunosuppressed individuals, especially pediatric patients undergoing allogeneic hematopoietic stem cell transplantation, where mortality rates are up to 80% with disseminated disease. Despite the seriousness of AdV disease, there are no drugs approved specifically to treat AdV infections. We report here that USC-087, an N-alkyl tyrosinamide phosphonate ester prodrug of HPMPA, the adenine analog of cidofovir, is highly effective against multiple AdV types in cell culture. USC-087 is also effective against AdV-C6 in our immunosuppressed permissive Syrian hamster model. In this model, hamsters are immunosuppressed by treatment with high dose cyclophosphamide. Injection of AdV-C6 (or AdV-C5) intravenously leads to a disseminated infection that resembles the disease seen in humans, including death. We have tested the efficacy of orally-administered USC-087 against the median lethal dose of intravenously administered AdV-C6. USC-087 completely prevented or significantly decreased mortality when administered up to 4 days post challenge. USC-087 also prevented or significantly decreased liver damage caused by AdV-C6 infection, and suppressed virus replication even when administered 4 days post challenge. These results imply that USC-087 is a promising candidate for drug development against HAdV infections.","DOI":"10.1016/j.antiviral.2018.03.001","ISSN":"1872-9096","note":"PMID: 29510156\nPMCID: PMC5891362","journalAbbreviation":"Antiviral Res.","language":"eng","author":[{"family":"Toth","given":"Karoly"},{"family":"Spencer","given":"Jacqueline F."},{"family":"Ying","given":"Baoling"},{"family":"Tollefson","given":"Ann E."},{"family":"Hartline","given":"Caroll B."},{"family":"Richard","given":"Eric T."},{"family":"Fan","given":"Jiajun"},{"family":"Lyu","given":"Jinglei"},{"family":"Kashemirov","given":"Boris A."},{"family":"Harteg","given":"Cheryl"},{"family":"Reyna","given":"Dawn"},{"family":"Lipka","given":"Elke"},{"family":"Prichard","given":"Mark N."},{"family":"McKenna","given":"Charles E."},{"family":"Wold","given":"William S. M."}],"issued":{"date-parts":[["2018",5]]}}}],"schema":"https://github.com/citation-style-language/schema/raw/master/csl-citation.json"} </w:delInstrText>
        </w:r>
        <w:r w:rsidR="00FD76D7" w:rsidRPr="005877D9" w:rsidDel="00DA7425">
          <w:rPr>
            <w:strike/>
            <w:highlight w:val="yellow"/>
            <w:rPrChange w:id="478" w:author="Matt Doherty" w:date="2019-01-14T13:56:00Z">
              <w:rPr>
                <w:highlight w:val="yellow"/>
              </w:rPr>
            </w:rPrChange>
          </w:rPr>
          <w:fldChar w:fldCharType="separate"/>
        </w:r>
        <w:r w:rsidR="00A67896" w:rsidRPr="005877D9" w:rsidDel="00DA7425">
          <w:rPr>
            <w:rFonts w:cs="Arial"/>
            <w:strike/>
            <w:highlight w:val="yellow"/>
            <w:rPrChange w:id="479" w:author="Matt Doherty" w:date="2019-01-14T13:56:00Z">
              <w:rPr>
                <w:rFonts w:cs="Arial"/>
                <w:highlight w:val="yellow"/>
              </w:rPr>
            </w:rPrChange>
          </w:rPr>
          <w:delText>(25)</w:delText>
        </w:r>
        <w:r w:rsidR="00FD76D7" w:rsidRPr="005877D9" w:rsidDel="00DA7425">
          <w:rPr>
            <w:strike/>
            <w:highlight w:val="yellow"/>
            <w:rPrChange w:id="480" w:author="Matt Doherty" w:date="2019-01-14T13:56:00Z">
              <w:rPr>
                <w:highlight w:val="yellow"/>
              </w:rPr>
            </w:rPrChange>
          </w:rPr>
          <w:fldChar w:fldCharType="end"/>
        </w:r>
      </w:del>
      <w:del w:id="481" w:author="Matt Doherty" w:date="2019-01-11T12:40:00Z">
        <w:r w:rsidRPr="005877D9" w:rsidDel="007C1C76">
          <w:rPr>
            <w:strike/>
            <w:highlight w:val="yellow"/>
            <w:rPrChange w:id="482" w:author="Matt Doherty" w:date="2019-01-14T13:56:00Z">
              <w:rPr>
                <w:highlight w:val="yellow"/>
              </w:rPr>
            </w:rPrChange>
          </w:rPr>
          <w:delText>(19)</w:delText>
        </w:r>
      </w:del>
      <w:del w:id="483" w:author="Matt Doherty" w:date="2019-01-14T18:13:00Z">
        <w:r w:rsidRPr="005877D9" w:rsidDel="00DA7425">
          <w:rPr>
            <w:strike/>
            <w:highlight w:val="yellow"/>
            <w:rPrChange w:id="484" w:author="Matt Doherty" w:date="2019-01-14T13:56:00Z">
              <w:rPr>
                <w:highlight w:val="yellow"/>
              </w:rPr>
            </w:rPrChange>
          </w:rPr>
          <w:delText>.</w:delText>
        </w:r>
      </w:del>
    </w:p>
    <w:p w14:paraId="33C22090" w14:textId="2C91D9DD" w:rsidR="00C47328" w:rsidRPr="008979FD" w:rsidDel="007C1C76" w:rsidRDefault="00B2567A">
      <w:pPr>
        <w:pStyle w:val="BodyText"/>
        <w:rPr>
          <w:del w:id="485" w:author="Matt Doherty" w:date="2019-01-11T12:45:00Z"/>
          <w:rFonts w:cs="Arial"/>
          <w:szCs w:val="22"/>
        </w:rPr>
        <w:pPrChange w:id="486" w:author="Matt Doherty" w:date="2019-01-14T18:13:00Z">
          <w:pPr>
            <w:pStyle w:val="BlockText"/>
          </w:pPr>
        </w:pPrChange>
      </w:pPr>
      <w:del w:id="487" w:author="Matt Doherty" w:date="2019-01-11T12:45:00Z">
        <w:r w:rsidRPr="00880A14" w:rsidDel="007C1C76">
          <w:rPr>
            <w:rFonts w:cs="Arial"/>
            <w:i/>
            <w:szCs w:val="22"/>
            <w:highlight w:val="yellow"/>
          </w:rPr>
          <w:delText>Adenovirus</w:delText>
        </w:r>
        <w:r w:rsidRPr="00880A14" w:rsidDel="007C1C76">
          <w:rPr>
            <w:rFonts w:cs="Arial"/>
            <w:szCs w:val="22"/>
            <w:highlight w:val="yellow"/>
          </w:rPr>
          <w:delText xml:space="preserve"> Efficacy against adenovirus in female Syrian Hamsters that were immunosuppressed using cyclophosphamide has been determined in several studies conducted at St. Louis University.</w:delText>
        </w:r>
      </w:del>
    </w:p>
    <w:p w14:paraId="65BD7951" w14:textId="72143BFF" w:rsidR="00C47328" w:rsidRDefault="00B2567A">
      <w:pPr>
        <w:pStyle w:val="BodyText"/>
        <w:pPrChange w:id="488" w:author="Matt Doherty" w:date="2019-01-14T18:13:00Z">
          <w:pPr>
            <w:pStyle w:val="FirstParagraph"/>
          </w:pPr>
        </w:pPrChange>
      </w:pPr>
      <w:commentRangeStart w:id="489"/>
      <w:commentRangeStart w:id="490"/>
      <w:r>
        <w:t xml:space="preserve">While </w:t>
      </w:r>
      <w:del w:id="491" w:author="Matt Doherty" w:date="2019-01-11T09:53:00Z">
        <w:r w:rsidDel="00EA3E10">
          <w:delText xml:space="preserve">our prodrug is superior to CDV, </w:delText>
        </w:r>
      </w:del>
      <w:ins w:id="492" w:author="Matt Doherty" w:date="2019-01-11T09:51:00Z">
        <w:r w:rsidR="00EA3E10">
          <w:t xml:space="preserve">the oral </w:t>
        </w:r>
      </w:ins>
      <w:ins w:id="493" w:author="Matt Doherty" w:date="2019-01-11T12:46:00Z">
        <w:r w:rsidR="007C1C76">
          <w:t>bioavailability</w:t>
        </w:r>
      </w:ins>
      <w:ins w:id="494" w:author="Matt Doherty" w:date="2019-01-11T09:54:00Z">
        <w:r w:rsidR="00EA3E10">
          <w:t xml:space="preserve"> of C16-Tyr-CDV</w:t>
        </w:r>
      </w:ins>
      <w:ins w:id="495" w:author="Matt Doherty" w:date="2019-01-11T09:51:00Z">
        <w:r w:rsidR="00EA3E10">
          <w:t xml:space="preserve"> remains low compared to </w:t>
        </w:r>
      </w:ins>
      <w:r>
        <w:t>CMX-001</w:t>
      </w:r>
      <w:ins w:id="496" w:author="Matt Doherty" w:date="2019-01-11T09:54:00Z">
        <w:r w:rsidR="00EA3E10">
          <w:t xml:space="preserve">, our prodrug </w:t>
        </w:r>
        <w:r w:rsidR="005D4A5E">
          <w:t>was still effective when administered orally</w:t>
        </w:r>
      </w:ins>
      <w:ins w:id="497" w:author="Matt Doherty" w:date="2019-01-11T12:45:00Z">
        <w:r w:rsidR="007C1C76">
          <w:t xml:space="preserve"> and appears to distribute</w:t>
        </w:r>
      </w:ins>
      <w:ins w:id="498" w:author="Matt Doherty" w:date="2019-01-11T12:46:00Z">
        <w:r w:rsidR="007C1C76">
          <w:t xml:space="preserve"> differently</w:t>
        </w:r>
      </w:ins>
      <w:ins w:id="499" w:author="Matt Doherty" w:date="2019-01-11T12:45:00Z">
        <w:r w:rsidR="007C1C76">
          <w:t xml:space="preserve"> </w:t>
        </w:r>
      </w:ins>
      <w:ins w:id="500" w:author="Matt Doherty" w:date="2019-01-11T12:46:00Z">
        <w:r w:rsidR="007C1C76">
          <w:t>in the body than CMX-001</w:t>
        </w:r>
      </w:ins>
      <w:del w:id="501" w:author="Matt Doherty" w:date="2019-01-11T09:52:00Z">
        <w:r w:rsidDel="00EA3E10">
          <w:delText>, another CDV prodrug, appears to have higher oral bioavailabity,</w:delText>
        </w:r>
      </w:del>
      <w:ins w:id="502" w:author="Matt Doherty" w:date="2019-01-11T09:52:00Z">
        <w:r w:rsidR="00EA3E10">
          <w:t>.</w:t>
        </w:r>
      </w:ins>
      <w:ins w:id="503" w:author="Matt Doherty" w:date="2019-01-11T12:46:00Z">
        <w:r w:rsidR="007C1C76">
          <w:t xml:space="preserve"> </w:t>
        </w:r>
      </w:ins>
      <w:ins w:id="504" w:author="Matt Doherty" w:date="2019-01-11T16:20:00Z">
        <w:r w:rsidR="008677F3">
          <w:t xml:space="preserve">The biodistribution </w:t>
        </w:r>
      </w:ins>
      <w:ins w:id="505" w:author="Matt Doherty" w:date="2019-01-11T16:23:00Z">
        <w:r w:rsidR="008677F3">
          <w:t>following</w:t>
        </w:r>
      </w:ins>
      <w:ins w:id="506" w:author="Matt Doherty" w:date="2019-01-11T16:20:00Z">
        <w:r w:rsidR="008677F3">
          <w:t xml:space="preserve"> </w:t>
        </w:r>
      </w:ins>
      <w:ins w:id="507" w:author="Matt Doherty" w:date="2019-01-11T16:22:00Z">
        <w:r w:rsidR="008677F3">
          <w:t>a single</w:t>
        </w:r>
      </w:ins>
      <w:ins w:id="508" w:author="Matt Doherty" w:date="2019-01-11T16:23:00Z">
        <w:r w:rsidR="008677F3">
          <w:t xml:space="preserve"> oral</w:t>
        </w:r>
      </w:ins>
      <w:ins w:id="509" w:author="Matt Doherty" w:date="2019-01-11T16:22:00Z">
        <w:r w:rsidR="008677F3">
          <w:t xml:space="preserve"> </w:t>
        </w:r>
      </w:ins>
      <w:ins w:id="510" w:author="Matt Doherty" w:date="2019-01-11T16:23:00Z">
        <w:r w:rsidR="008677F3">
          <w:t xml:space="preserve">dose of 5 mg/kg </w:t>
        </w:r>
      </w:ins>
      <w:ins w:id="511" w:author="Matt Doherty" w:date="2019-01-11T16:20:00Z">
        <w:r w:rsidR="008677F3">
          <w:t xml:space="preserve">radio-labeled CMX-001 was </w:t>
        </w:r>
      </w:ins>
      <w:ins w:id="512" w:author="Matt Doherty" w:date="2019-01-11T14:01:00Z">
        <w:r w:rsidR="00B66C35">
          <w:t>described by Qu</w:t>
        </w:r>
      </w:ins>
      <w:ins w:id="513" w:author="Matt Doherty" w:date="2019-01-11T14:02:00Z">
        <w:r w:rsidR="008677F3">
          <w:t>enelle et al</w:t>
        </w:r>
      </w:ins>
      <w:ins w:id="514" w:author="Matt Doherty" w:date="2019-01-11T16:20:00Z">
        <w:r w:rsidR="008677F3">
          <w:t>.</w:t>
        </w:r>
      </w:ins>
      <w:ins w:id="515" w:author="Matt Doherty" w:date="2019-01-11T16:21:00Z">
        <w:r w:rsidR="008677F3">
          <w:t xml:space="preserve"> </w:t>
        </w:r>
      </w:ins>
      <w:r w:rsidR="008677F3">
        <w:fldChar w:fldCharType="begin"/>
      </w:r>
      <w:r w:rsidR="008677F3">
        <w:instrText xml:space="preserve"> ADDIN ZOTERO_ITEM CSL_CITATION {"citationID":"ilFPzcKz","properties":{"formattedCitation":"(19)","plainCitation":"(19)","noteIndex":0},"citationItems":[{"id":5429,"uris":["http://zotero.org/groups/2160309/items/NGIF2JEK"],"uri":["http://zotero.org/groups/2160309/items/NGIF2JEK"],"itemData":{"id":5429,"type":"article-journal","title":"Efficacy of CMX001 Against Herpes Simplex Virus Infections in Mice and Correlations with Drug Distribution Studies","container-title":"The Journal of infectious diseases","page":"1492-1499","volume":"202","issue":"10","source":"PubMed Central","abstract":"CMX001, an orally active lipid conjugate of cidofovir (CDV), is 50 times more active in vitro against herpes simplex virus (HSV) replication than acyclovir (ACV) or CDV. These studies compared the efficacy of CMX001 to ACV in BALB/c mice inoculated intranasally with HSV types 1 or 2. CMX001 was effective in reducing mortality using doses of 5 to 1.25 mg/kg administered orally once daily even when treatments were delayed 48-72 h post viral inoculation. Organ samples from mice treated with CMX001 had titers three to five log10 pfu/gram of tissue lower than samples from ACV treated mice, including five different regions of the brain. Detectable concentrations of drug-related radioactivity were documented in the central nervous system of mice following oral administration of 14C-CMX001. These studies indicated that CMX001 penetrates the blood brain barrier, is a potent inhibitor of HSV replication in disseminated and CNS infections and is superior to ACV.","DOI":"10.1086/656717","ISSN":"0022-1899","note":"PMID: 20923374\nPMCID: PMC2957530","journalAbbreviation":"J Infect Dis","author":[{"family":"Quenelle","given":"Debra C."},{"family":"Lampert","given":"Bernhardt"},{"family":"Collins","given":"Deborah J."},{"family":"Rice","given":"Terri L."},{"family":"Painter","given":"George R."},{"family":"Kern","given":"Earl R."}],"issued":{"date-parts":[["2010",11,15]]}}}],"schema":"https://github.com/citation-style-language/schema/raw/master/csl-citation.json"} </w:instrText>
      </w:r>
      <w:r w:rsidR="008677F3">
        <w:fldChar w:fldCharType="separate"/>
      </w:r>
      <w:r w:rsidR="008677F3" w:rsidRPr="008677F3">
        <w:rPr>
          <w:rFonts w:cs="Arial"/>
        </w:rPr>
        <w:t>(19)</w:t>
      </w:r>
      <w:r w:rsidR="008677F3">
        <w:fldChar w:fldCharType="end"/>
      </w:r>
      <w:ins w:id="516" w:author="Matt Doherty" w:date="2019-01-11T16:22:00Z">
        <w:r w:rsidR="008677F3">
          <w:t>.</w:t>
        </w:r>
      </w:ins>
      <w:ins w:id="517" w:author="Matt Doherty" w:date="2019-01-11T16:20:00Z">
        <w:r w:rsidR="008677F3">
          <w:t xml:space="preserve"> As expected</w:t>
        </w:r>
      </w:ins>
      <w:ins w:id="518" w:author="Matt Doherty" w:date="2019-01-11T16:21:00Z">
        <w:r w:rsidR="008677F3">
          <w:t>,</w:t>
        </w:r>
      </w:ins>
      <w:ins w:id="519" w:author="Matt Doherty" w:date="2019-01-11T16:20:00Z">
        <w:r w:rsidR="008677F3">
          <w:t xml:space="preserve"> the </w:t>
        </w:r>
      </w:ins>
      <w:ins w:id="520" w:author="Matt Doherty" w:date="2019-01-11T16:21:00Z">
        <w:r w:rsidR="008677F3">
          <w:t xml:space="preserve">highest levels of </w:t>
        </w:r>
      </w:ins>
      <w:ins w:id="521" w:author="Matt Doherty" w:date="2019-01-11T10:31:00Z">
        <w:r w:rsidR="00CF074B">
          <w:t xml:space="preserve">CMX-001 </w:t>
        </w:r>
      </w:ins>
      <w:ins w:id="522" w:author="Matt Doherty" w:date="2019-01-11T16:21:00Z">
        <w:r w:rsidR="008677F3">
          <w:t>were</w:t>
        </w:r>
      </w:ins>
      <w:ins w:id="523" w:author="Matt Doherty" w:date="2019-01-11T10:31:00Z">
        <w:r w:rsidR="00CF074B">
          <w:t xml:space="preserve"> in the intestine</w:t>
        </w:r>
      </w:ins>
      <w:ins w:id="524" w:author="Matt Doherty" w:date="2019-01-11T14:02:00Z">
        <w:r w:rsidR="00B66C35">
          <w:t xml:space="preserve"> at 24 </w:t>
        </w:r>
      </w:ins>
      <w:ins w:id="525" w:author="Matt Doherty" w:date="2019-01-11T14:03:00Z">
        <w:r w:rsidR="00B66C35">
          <w:t>hours</w:t>
        </w:r>
      </w:ins>
      <w:ins w:id="526" w:author="Matt Doherty" w:date="2019-01-11T10:31:00Z">
        <w:r w:rsidR="00CF074B">
          <w:t xml:space="preserve">, which </w:t>
        </w:r>
      </w:ins>
      <w:ins w:id="527" w:author="Matt Doherty" w:date="2019-01-11T12:46:00Z">
        <w:r w:rsidR="007C1C76">
          <w:t>may explain</w:t>
        </w:r>
      </w:ins>
      <w:ins w:id="528" w:author="Matt Doherty" w:date="2019-01-11T10:31:00Z">
        <w:r w:rsidR="00CF074B">
          <w:t xml:space="preserve"> </w:t>
        </w:r>
      </w:ins>
      <w:ins w:id="529" w:author="Matt Doherty" w:date="2019-01-11T12:47:00Z">
        <w:r w:rsidR="007C1C76">
          <w:t xml:space="preserve">some of </w:t>
        </w:r>
      </w:ins>
      <w:ins w:id="530" w:author="Matt Doherty" w:date="2019-01-11T10:31:00Z">
        <w:r w:rsidR="00CF074B">
          <w:t>the observed GI tox</w:t>
        </w:r>
      </w:ins>
      <w:ins w:id="531" w:author="Matt Doherty" w:date="2019-01-11T12:46:00Z">
        <w:r w:rsidR="007C1C76">
          <w:t>icity</w:t>
        </w:r>
      </w:ins>
      <w:ins w:id="532" w:author="Matt Doherty" w:date="2019-01-11T10:31:00Z">
        <w:r w:rsidR="00CF074B">
          <w:t xml:space="preserve"> seen in clinical trials. </w:t>
        </w:r>
      </w:ins>
      <w:ins w:id="533" w:author="Matt Doherty" w:date="2019-01-11T16:24:00Z">
        <w:r w:rsidR="008677F3">
          <w:t xml:space="preserve">The levels of CMX-001 seen in the lung, liver, kidney and spleen </w:t>
        </w:r>
      </w:ins>
      <w:ins w:id="534" w:author="Matt Doherty" w:date="2019-01-11T16:25:00Z">
        <w:r w:rsidR="008677F3">
          <w:t>ranged from 0.1µg – 10µg equivalents per gram tissue</w:t>
        </w:r>
      </w:ins>
      <w:ins w:id="535" w:author="Matt Doherty" w:date="2019-01-11T16:27:00Z">
        <w:r w:rsidR="00743078">
          <w:t>, while r</w:t>
        </w:r>
      </w:ins>
      <w:ins w:id="536" w:author="Matt Doherty" w:date="2019-01-11T16:26:00Z">
        <w:r w:rsidR="008677F3">
          <w:t>emaining tissues</w:t>
        </w:r>
      </w:ins>
      <w:ins w:id="537" w:author="Matt Doherty" w:date="2019-01-14T11:09:00Z">
        <w:r w:rsidR="002C0BB1" w:rsidRPr="002C0BB1">
          <w:t xml:space="preserve"> </w:t>
        </w:r>
        <w:r w:rsidR="002C0BB1">
          <w:t>had moderate to low levels of drug</w:t>
        </w:r>
      </w:ins>
      <w:ins w:id="538" w:author="Matt Doherty" w:date="2019-01-11T16:27:00Z">
        <w:r w:rsidR="00743078">
          <w:t>, excluding the brain and spinal cord</w:t>
        </w:r>
      </w:ins>
      <w:ins w:id="539" w:author="Matt Doherty" w:date="2019-01-11T16:28:00Z">
        <w:r w:rsidR="00743078">
          <w:t xml:space="preserve">. </w:t>
        </w:r>
      </w:ins>
      <w:ins w:id="540" w:author="Matt Doherty" w:date="2019-01-14T11:09:00Z">
        <w:r w:rsidR="002C0BB1">
          <w:t xml:space="preserve">However, </w:t>
        </w:r>
      </w:ins>
      <w:ins w:id="541" w:author="Matt Doherty" w:date="2019-01-11T16:25:00Z">
        <w:r w:rsidR="008677F3">
          <w:t xml:space="preserve">CMX-001 was detected </w:t>
        </w:r>
      </w:ins>
      <w:ins w:id="542" w:author="Matt Doherty" w:date="2019-01-11T16:28:00Z">
        <w:r w:rsidR="00743078">
          <w:t>(1</w:t>
        </w:r>
      </w:ins>
      <w:ins w:id="543" w:author="Matt Doherty" w:date="2019-01-11T16:37:00Z">
        <w:r w:rsidR="00AD7E6A">
          <w:t>0</w:t>
        </w:r>
      </w:ins>
      <w:ins w:id="544" w:author="Matt Doherty" w:date="2019-01-11T16:28:00Z">
        <w:r w:rsidR="00743078">
          <w:t>-2</w:t>
        </w:r>
      </w:ins>
      <w:ins w:id="545" w:author="Matt Doherty" w:date="2019-01-11T16:37:00Z">
        <w:r w:rsidR="00AD7E6A">
          <w:t>0</w:t>
        </w:r>
      </w:ins>
      <w:ins w:id="546" w:author="Matt Doherty" w:date="2019-01-11T16:28:00Z">
        <w:r w:rsidR="00743078">
          <w:t xml:space="preserve"> </w:t>
        </w:r>
        <w:r w:rsidR="00147DFF">
          <w:t>n</w:t>
        </w:r>
        <w:r w:rsidR="00743078">
          <w:t>g</w:t>
        </w:r>
      </w:ins>
      <w:ins w:id="547" w:author="Matt Doherty" w:date="2019-01-11T16:29:00Z">
        <w:r w:rsidR="00743078">
          <w:t xml:space="preserve"> equivalents/g) </w:t>
        </w:r>
      </w:ins>
      <w:ins w:id="548" w:author="Matt Doherty" w:date="2019-01-11T16:25:00Z">
        <w:r w:rsidR="008677F3">
          <w:t xml:space="preserve">in the </w:t>
        </w:r>
      </w:ins>
      <w:ins w:id="549" w:author="Matt Doherty" w:date="2019-01-11T16:28:00Z">
        <w:r w:rsidR="00743078">
          <w:t xml:space="preserve">spinal cord, brain, and </w:t>
        </w:r>
      </w:ins>
      <w:ins w:id="550" w:author="Matt Doherty" w:date="2019-01-11T16:34:00Z">
        <w:r w:rsidR="00743078">
          <w:t>cerebrospinal</w:t>
        </w:r>
      </w:ins>
      <w:ins w:id="551" w:author="Matt Doherty" w:date="2019-01-11T16:28:00Z">
        <w:r w:rsidR="00743078">
          <w:t xml:space="preserve"> fluid </w:t>
        </w:r>
      </w:ins>
      <w:ins w:id="552" w:author="Matt Doherty" w:date="2019-01-11T17:06:00Z">
        <w:r w:rsidR="00FE2B85">
          <w:t>of</w:t>
        </w:r>
      </w:ins>
      <w:ins w:id="553" w:author="Matt Doherty" w:date="2019-01-11T16:29:00Z">
        <w:r w:rsidR="00743078">
          <w:t xml:space="preserve"> mice treated with 10 mg/kg CMX-001</w:t>
        </w:r>
      </w:ins>
      <w:ins w:id="554" w:author="Matt Doherty" w:date="2019-01-11T16:30:00Z">
        <w:r w:rsidR="00743078">
          <w:t xml:space="preserve">. </w:t>
        </w:r>
      </w:ins>
      <w:ins w:id="555" w:author="Matt Doherty" w:date="2019-01-11T16:33:00Z">
        <w:r w:rsidR="00743078">
          <w:t>Following a single oral dose of 10 mg/kg</w:t>
        </w:r>
      </w:ins>
      <w:ins w:id="556" w:author="Matt Doherty" w:date="2019-01-11T16:57:00Z">
        <w:r w:rsidR="00530F46" w:rsidRPr="00530F46">
          <w:t xml:space="preserve"> </w:t>
        </w:r>
        <w:r w:rsidR="00530F46">
          <w:t>radio-labeled</w:t>
        </w:r>
      </w:ins>
      <w:ins w:id="557" w:author="Matt Doherty" w:date="2019-01-11T16:33:00Z">
        <w:r w:rsidR="00743078">
          <w:t xml:space="preserve"> C16-Tyr-CDV, </w:t>
        </w:r>
      </w:ins>
      <w:ins w:id="558" w:author="Matt Doherty" w:date="2019-01-11T16:34:00Z">
        <w:r w:rsidR="00743078">
          <w:t>w</w:t>
        </w:r>
      </w:ins>
      <w:ins w:id="559" w:author="Matt Doherty" w:date="2019-01-11T16:30:00Z">
        <w:r w:rsidR="00743078">
          <w:t xml:space="preserve">e also observed the highest levels </w:t>
        </w:r>
      </w:ins>
      <w:ins w:id="560" w:author="Matt Doherty" w:date="2019-01-11T16:31:00Z">
        <w:r w:rsidR="00743078">
          <w:t>in the intestine</w:t>
        </w:r>
      </w:ins>
      <w:ins w:id="561" w:author="Matt Doherty" w:date="2019-01-11T16:58:00Z">
        <w:r w:rsidR="00530F46">
          <w:t xml:space="preserve"> 8 hours after dosing</w:t>
        </w:r>
      </w:ins>
      <w:ins w:id="562" w:author="Matt Doherty" w:date="2019-01-11T16:34:00Z">
        <w:r w:rsidR="00743078">
          <w:t xml:space="preserve">, but </w:t>
        </w:r>
      </w:ins>
      <w:ins w:id="563" w:author="Matt Doherty" w:date="2019-01-11T16:35:00Z">
        <w:r w:rsidR="00743078">
          <w:t>at</w:t>
        </w:r>
      </w:ins>
      <w:ins w:id="564" w:author="Matt Doherty" w:date="2019-01-11T16:31:00Z">
        <w:r w:rsidR="00743078">
          <w:t xml:space="preserve"> 24 hours</w:t>
        </w:r>
      </w:ins>
      <w:ins w:id="565" w:author="Matt Doherty" w:date="2019-01-11T16:35:00Z">
        <w:r w:rsidR="00743078">
          <w:t xml:space="preserve"> the highest levels of drug were in the liver</w:t>
        </w:r>
      </w:ins>
      <w:ins w:id="566" w:author="Matt Doherty" w:date="2019-01-11T16:36:00Z">
        <w:r w:rsidR="00743078">
          <w:t xml:space="preserve"> (</w:t>
        </w:r>
      </w:ins>
      <w:ins w:id="567" w:author="Matt Doherty" w:date="2019-01-14T18:08:00Z">
        <w:r w:rsidR="002E039F">
          <w:rPr>
            <w:b/>
          </w:rPr>
          <w:t>SF</w:t>
        </w:r>
      </w:ins>
      <w:ins w:id="568" w:author="Matt Doherty" w:date="2019-01-14T11:09:00Z">
        <w:r w:rsidR="002C0BB1" w:rsidRPr="00B661BA">
          <w:rPr>
            <w:b/>
            <w:rPrChange w:id="569" w:author="Matt Doherty" w:date="2019-01-14T12:28:00Z">
              <w:rPr/>
            </w:rPrChange>
          </w:rPr>
          <w:t xml:space="preserve"> 4</w:t>
        </w:r>
      </w:ins>
      <w:ins w:id="570" w:author="Matt Doherty" w:date="2019-01-11T16:36:00Z">
        <w:r w:rsidR="00743078">
          <w:t>)</w:t>
        </w:r>
      </w:ins>
      <w:ins w:id="571" w:author="Matt Doherty" w:date="2019-01-11T16:35:00Z">
        <w:r w:rsidR="00743078">
          <w:t xml:space="preserve">. </w:t>
        </w:r>
      </w:ins>
      <w:ins w:id="572" w:author="Matt Doherty" w:date="2019-01-11T16:41:00Z">
        <w:r w:rsidR="00AD7E6A">
          <w:t>Unlike CMX-001, we</w:t>
        </w:r>
      </w:ins>
      <w:ins w:id="573" w:author="Matt Doherty" w:date="2019-01-11T16:35:00Z">
        <w:r w:rsidR="00743078">
          <w:t xml:space="preserve"> observed</w:t>
        </w:r>
      </w:ins>
      <w:ins w:id="574" w:author="Matt Doherty" w:date="2019-01-11T16:31:00Z">
        <w:r w:rsidR="00743078">
          <w:t xml:space="preserve"> </w:t>
        </w:r>
      </w:ins>
      <w:ins w:id="575" w:author="Matt Doherty" w:date="2019-01-11T16:36:00Z">
        <w:r w:rsidR="00743078">
          <w:t xml:space="preserve">over 100 ng/g tissue in the brain at </w:t>
        </w:r>
      </w:ins>
      <w:ins w:id="576" w:author="Matt Doherty" w:date="2019-01-11T16:37:00Z">
        <w:r w:rsidR="00AD7E6A">
          <w:t>24 hours</w:t>
        </w:r>
      </w:ins>
      <w:ins w:id="577" w:author="Matt Doherty" w:date="2019-01-11T16:42:00Z">
        <w:r w:rsidR="00AD7E6A">
          <w:t xml:space="preserve"> at an equivalent dose.</w:t>
        </w:r>
      </w:ins>
      <w:ins w:id="578" w:author="Matt Doherty" w:date="2019-01-11T16:58:00Z">
        <w:r w:rsidR="00530F46">
          <w:t xml:space="preserve"> By 72 hours, C16-Tyr-CDV appear</w:t>
        </w:r>
      </w:ins>
      <w:ins w:id="579" w:author="Matt Doherty" w:date="2019-01-11T17:02:00Z">
        <w:r w:rsidR="00530F46">
          <w:t>ed</w:t>
        </w:r>
      </w:ins>
      <w:ins w:id="580" w:author="Matt Doherty" w:date="2019-01-11T16:59:00Z">
        <w:r w:rsidR="00530F46">
          <w:t xml:space="preserve"> to be evenly distributed throughout the tissues, </w:t>
        </w:r>
      </w:ins>
      <w:ins w:id="581" w:author="Matt Doherty" w:date="2019-01-11T17:00:00Z">
        <w:r w:rsidR="00530F46">
          <w:t xml:space="preserve">with highest levels still in the liver, and at concentrations above the reported EC50 values for </w:t>
        </w:r>
      </w:ins>
      <w:ins w:id="582" w:author="Matt Doherty" w:date="2019-01-14T13:59:00Z">
        <w:r w:rsidR="003B13D5">
          <w:t>Ad</w:t>
        </w:r>
      </w:ins>
      <w:ins w:id="583" w:author="Matt Doherty" w:date="2019-01-11T17:01:00Z">
        <w:r w:rsidR="00530F46">
          <w:t>5, CMV, and VZV</w:t>
        </w:r>
      </w:ins>
      <w:ins w:id="584" w:author="Matt Doherty" w:date="2019-01-11T14:04:00Z">
        <w:r w:rsidR="00B66C35">
          <w:t>.</w:t>
        </w:r>
      </w:ins>
      <w:ins w:id="585" w:author="Matt Doherty" w:date="2019-01-11T10:31:00Z">
        <w:r w:rsidR="00CF074B">
          <w:t xml:space="preserve"> </w:t>
        </w:r>
      </w:ins>
      <w:ins w:id="586" w:author="Matt Doherty" w:date="2019-01-11T17:08:00Z">
        <w:r w:rsidR="003272E1">
          <w:t xml:space="preserve">As the liver is an area of higher CMV replication, </w:t>
        </w:r>
      </w:ins>
      <w:ins w:id="587" w:author="Matt Doherty" w:date="2019-01-11T17:09:00Z">
        <w:r w:rsidR="003272E1">
          <w:t>t</w:t>
        </w:r>
      </w:ins>
      <w:ins w:id="588" w:author="Matt Doherty" w:date="2019-01-11T10:31:00Z">
        <w:r w:rsidR="003272E1">
          <w:t>h</w:t>
        </w:r>
      </w:ins>
      <w:ins w:id="589" w:author="Matt Doherty" w:date="2019-01-11T17:09:00Z">
        <w:r w:rsidR="003272E1">
          <w:t>e observed drug levels in the liver may be</w:t>
        </w:r>
      </w:ins>
      <w:ins w:id="590" w:author="Matt Doherty" w:date="2019-01-11T10:32:00Z">
        <w:r w:rsidR="003272E1">
          <w:t xml:space="preserve"> advantageous </w:t>
        </w:r>
      </w:ins>
      <w:ins w:id="591" w:author="Matt Doherty" w:date="2019-01-11T17:09:00Z">
        <w:r w:rsidR="003272E1">
          <w:t>therapeutically.</w:t>
        </w:r>
      </w:ins>
      <w:ins w:id="592" w:author="Matt Doherty" w:date="2019-01-11T17:10:00Z">
        <w:r w:rsidR="006F2AE0">
          <w:t xml:space="preserve"> </w:t>
        </w:r>
      </w:ins>
      <w:del w:id="593" w:author="Matt Doherty" w:date="2019-01-11T17:04:00Z">
        <w:r w:rsidDel="00AD3076">
          <w:delText xml:space="preserve"> but our drug has better tissue distribution and reduced toxicity when administered orally. </w:delText>
        </w:r>
      </w:del>
      <w:del w:id="594" w:author="Matt Doherty" w:date="2019-01-11T12:47:00Z">
        <w:r w:rsidDel="007C1C76">
          <w:delText xml:space="preserve">As published Quenelle et al, CMX-001 mostly ends up in the intestine when dosed orally, </w:delText>
        </w:r>
      </w:del>
      <w:del w:id="595" w:author="Matt Doherty" w:date="2019-01-11T10:36:00Z">
        <w:r w:rsidDel="004566C2">
          <w:delText>resulting in</w:delText>
        </w:r>
      </w:del>
      <w:del w:id="596" w:author="Matt Doherty" w:date="2019-01-11T12:47:00Z">
        <w:r w:rsidDel="007C1C76">
          <w:delText xml:space="preserve"> intestinal toxicity </w:delText>
        </w:r>
        <w:r w:rsidR="00FD76D7" w:rsidDel="007C1C76">
          <w:fldChar w:fldCharType="begin"/>
        </w:r>
        <w:r w:rsidR="00A67896" w:rsidDel="007C1C76">
          <w:delInstrText xml:space="preserve"> ADDIN ZOTERO_ITEM CSL_CITATION {"citationID":"FjKVYBTQ","properties":{"formattedCitation":"(21)","plainCitation":"(21)","noteIndex":0},"citationItems":[{"id":5429,"uris":["http://zotero.org/groups/2160309/items/NGIF2JEK"],"uri":["http://zotero.org/groups/2160309/items/NGIF2JEK"],"itemData":{"id":5429,"type":"article-journal","title":"Efficacy of CMX001 Against Herpes Simplex Virus Infections in Mice and Correlations with Drug Distribution Studies","container-title":"The Journal of infectious diseases","page":"1492-1499","volume":"202","issue":"10","source":"PubMed Central","abstract":"CMX001, an orally active lipid conjugate of cidofovir (CDV), is 50 times more active in vitro against herpes simplex virus (HSV) replication than acyclovir (ACV) or CDV. These studies compared the efficacy of CMX001 to ACV in BALB/c mice inoculated intranasally with HSV types 1 or 2. CMX001 was effective in reducing mortality using doses of 5 to 1.25 mg/kg administered orally once daily even when treatments were delayed 48-72 h post viral inoculation. Organ samples from mice treated with CMX001 had titers three to five log10 pfu/gram of tissue lower than samples from ACV treated mice, including five different regions of the brain. Detectable concentrations of drug-related radioactivity were documented in the central nervous system of mice following oral administration of 14C-CMX001. These studies indicated that CMX001 penetrates the blood brain barrier, is a potent inhibitor of HSV replication in disseminated and CNS infections and is superior to ACV.","DOI":"10.1086/656717","ISSN":"0022-1899","note":"PMID: 20923374\nPMCID: PMC2957530","journalAbbreviation":"J Infect Dis","author":[{"family":"Quenelle","given":"Debra C."},{"family":"Lampert","given":"Bernhardt"},{"family":"Collins","given":"Deborah J."},{"family":"Rice","given":"Terri L."},{"family":"Painter","given":"George R."},{"family":"Kern","given":"Earl R."}],"issued":{"date-parts":[["2010",11,15]]}}}],"schema":"https://github.com/citation-style-language/schema/raw/master/csl-citation.json"} </w:delInstrText>
        </w:r>
        <w:r w:rsidR="00FD76D7" w:rsidDel="007C1C76">
          <w:fldChar w:fldCharType="separate"/>
        </w:r>
        <w:r w:rsidR="00A67896" w:rsidRPr="00A67896" w:rsidDel="007C1C76">
          <w:rPr>
            <w:rFonts w:cs="Arial"/>
          </w:rPr>
          <w:delText>(21)</w:delText>
        </w:r>
        <w:r w:rsidR="00FD76D7" w:rsidDel="007C1C76">
          <w:fldChar w:fldCharType="end"/>
        </w:r>
      </w:del>
      <w:del w:id="597" w:author="Matt Doherty" w:date="2019-01-11T10:08:00Z">
        <w:r w:rsidDel="00F764B1">
          <w:delText>(20)</w:delText>
        </w:r>
      </w:del>
      <w:del w:id="598" w:author="Matt Doherty" w:date="2019-01-11T17:04:00Z">
        <w:r w:rsidDel="00AD3076">
          <w:delText>. This results in CMX-001 being an IV drug, which is the limitation of CDV in addition to nephrotoxicity.</w:delText>
        </w:r>
      </w:del>
      <w:del w:id="599" w:author="Matt Doherty" w:date="2019-01-11T10:37:00Z">
        <w:r w:rsidDel="004566C2">
          <w:delText xml:space="preserve"> </w:delText>
        </w:r>
      </w:del>
      <w:del w:id="600" w:author="Matt Doherty" w:date="2019-01-11T17:11:00Z">
        <w:r w:rsidDel="006F2AE0">
          <w:delText xml:space="preserve">While oral treatment with the C16 prodrug initially drives higher drug levels in the intestine, after appears to accumulate preferentially in the liver, an area of higher CMV replication. </w:delText>
        </w:r>
      </w:del>
      <w:r>
        <w:t xml:space="preserve">Additionally, oral C16-Tyr-CDV appears </w:t>
      </w:r>
      <w:del w:id="601" w:author="Matt Doherty" w:date="2019-01-11T17:11:00Z">
        <w:r w:rsidDel="006F2AE0">
          <w:delText xml:space="preserve">superior </w:delText>
        </w:r>
      </w:del>
      <w:ins w:id="602" w:author="Matt Doherty" w:date="2019-01-11T17:11:00Z">
        <w:r w:rsidR="006F2AE0">
          <w:t>to result in less toxicity, especially in the intestine, when co</w:t>
        </w:r>
      </w:ins>
      <w:ins w:id="603" w:author="Matt Doherty" w:date="2019-01-11T17:12:00Z">
        <w:r w:rsidR="006F2AE0">
          <w:t>mpared</w:t>
        </w:r>
      </w:ins>
      <w:ins w:id="604" w:author="Matt Doherty" w:date="2019-01-11T17:11:00Z">
        <w:r w:rsidR="006F2AE0">
          <w:t xml:space="preserve"> </w:t>
        </w:r>
      </w:ins>
      <w:r>
        <w:t xml:space="preserve">to either oral or IV </w:t>
      </w:r>
      <w:del w:id="605" w:author="Matt Doherty" w:date="2019-01-11T17:12:00Z">
        <w:r w:rsidDel="006F2AE0">
          <w:delText>administer</w:delText>
        </w:r>
      </w:del>
      <w:ins w:id="606" w:author="Matt Doherty" w:date="2019-01-11T17:12:00Z">
        <w:r w:rsidR="006F2AE0">
          <w:t xml:space="preserve">administration of </w:t>
        </w:r>
      </w:ins>
      <w:del w:id="607" w:author="Matt Doherty" w:date="2019-01-11T17:12:00Z">
        <w:r w:rsidDel="006F2AE0">
          <w:delText xml:space="preserve">ed </w:delText>
        </w:r>
      </w:del>
      <w:r>
        <w:t>CMX-001</w:t>
      </w:r>
      <w:del w:id="608" w:author="Matt Doherty" w:date="2019-01-11T17:12:00Z">
        <w:r w:rsidDel="006F2AE0">
          <w:delText>, in terms of toxicity</w:delText>
        </w:r>
        <w:commentRangeEnd w:id="489"/>
        <w:r w:rsidR="008C2613" w:rsidDel="006F2AE0">
          <w:rPr>
            <w:rStyle w:val="CommentReference"/>
            <w:rFonts w:asciiTheme="minorHAnsi" w:hAnsiTheme="minorHAnsi"/>
          </w:rPr>
          <w:commentReference w:id="489"/>
        </w:r>
        <w:commentRangeEnd w:id="490"/>
        <w:r w:rsidR="00E4090F" w:rsidDel="006F2AE0">
          <w:rPr>
            <w:rStyle w:val="CommentReference"/>
            <w:rFonts w:asciiTheme="minorHAnsi" w:hAnsiTheme="minorHAnsi"/>
          </w:rPr>
          <w:commentReference w:id="490"/>
        </w:r>
        <w:r w:rsidDel="006F2AE0">
          <w:delText>.</w:delText>
        </w:r>
      </w:del>
      <w:ins w:id="609" w:author="Matt Doherty" w:date="2019-01-11T17:12:00Z">
        <w:r w:rsidR="006F2AE0">
          <w:t>, b</w:t>
        </w:r>
      </w:ins>
      <w:ins w:id="610" w:author="Matt Doherty" w:date="2019-01-11T10:37:00Z">
        <w:r w:rsidR="004566C2">
          <w:t>ased on weight change and clinical and histopathological evaluation</w:t>
        </w:r>
      </w:ins>
      <w:ins w:id="611" w:author="Matt Doherty" w:date="2019-01-14T12:27:00Z">
        <w:r w:rsidR="00B661BA">
          <w:t xml:space="preserve"> (</w:t>
        </w:r>
        <w:r w:rsidR="00B661BA" w:rsidRPr="00B661BA">
          <w:rPr>
            <w:b/>
            <w:rPrChange w:id="612" w:author="Matt Doherty" w:date="2019-01-14T12:27:00Z">
              <w:rPr/>
            </w:rPrChange>
          </w:rPr>
          <w:t>Table 3</w:t>
        </w:r>
        <w:r w:rsidR="00B661BA">
          <w:t>)</w:t>
        </w:r>
      </w:ins>
      <w:ins w:id="613" w:author="Matt Doherty" w:date="2019-01-11T10:37:00Z">
        <w:r w:rsidR="004566C2">
          <w:t>.</w:t>
        </w:r>
      </w:ins>
    </w:p>
    <w:p w14:paraId="30E3F809" w14:textId="38B5D4EB" w:rsidR="00C47328" w:rsidRDefault="00B2567A">
      <w:pPr>
        <w:pStyle w:val="Heading3"/>
      </w:pPr>
      <w:r>
        <w:t>Conclusions</w:t>
      </w:r>
    </w:p>
    <w:p w14:paraId="34AF426B" w14:textId="205B7CED" w:rsidR="008C2613" w:rsidRDefault="00B2567A">
      <w:pPr>
        <w:pStyle w:val="FirstParagraph"/>
      </w:pPr>
      <w:r>
        <w:t xml:space="preserve">The goal of this research was to improve upon the oral bioavailability, toxicity, and potency of CDV against DNA viruses using </w:t>
      </w:r>
      <w:del w:id="614" w:author="Matt Doherty" w:date="2019-01-14T14:00:00Z">
        <w:r w:rsidDel="003B13D5">
          <w:delText xml:space="preserve">the </w:delText>
        </w:r>
      </w:del>
      <w:ins w:id="615" w:author="Matt Doherty" w:date="2019-01-14T14:00:00Z">
        <w:r w:rsidR="003B13D5">
          <w:t xml:space="preserve">a </w:t>
        </w:r>
      </w:ins>
      <w:r>
        <w:t>tyrosine</w:t>
      </w:r>
      <w:ins w:id="616" w:author="Matt Doherty" w:date="2019-01-14T14:00:00Z">
        <w:r w:rsidR="003B13D5">
          <w:t>-</w:t>
        </w:r>
      </w:ins>
      <w:del w:id="617" w:author="Matt Doherty" w:date="2019-01-14T14:00:00Z">
        <w:r w:rsidDel="003B13D5">
          <w:delText xml:space="preserve"> </w:delText>
        </w:r>
      </w:del>
      <w:r>
        <w:t>amide prodrug strategy.</w:t>
      </w:r>
      <w:ins w:id="618" w:author="Matt Doherty" w:date="2019-01-11T13:53:00Z">
        <w:r w:rsidR="0026500B">
          <w:t xml:space="preserve"> </w:t>
        </w:r>
      </w:ins>
      <w:ins w:id="619" w:author="Matt Doherty" w:date="2019-01-11T13:54:00Z">
        <w:r w:rsidR="0026500B">
          <w:t>W</w:t>
        </w:r>
      </w:ins>
      <w:ins w:id="620" w:author="Matt Doherty" w:date="2019-01-11T13:53:00Z">
        <w:r w:rsidR="0026500B">
          <w:t xml:space="preserve">e were successful in avoiding </w:t>
        </w:r>
      </w:ins>
      <w:ins w:id="621" w:author="Matt Doherty" w:date="2019-01-11T13:54:00Z">
        <w:r w:rsidR="0026500B">
          <w:t xml:space="preserve">CDV-associated </w:t>
        </w:r>
      </w:ins>
      <w:ins w:id="622" w:author="Matt Doherty" w:date="2019-01-11T13:53:00Z">
        <w:r w:rsidR="0026500B">
          <w:t>nephrotoxicity while demonstrating</w:t>
        </w:r>
      </w:ins>
      <w:ins w:id="623" w:author="Matt Doherty" w:date="2019-01-11T13:54:00Z">
        <w:r w:rsidR="0026500B">
          <w:t xml:space="preserve"> improved</w:t>
        </w:r>
      </w:ins>
      <w:ins w:id="624" w:author="Matt Doherty" w:date="2019-01-11T13:53:00Z">
        <w:r w:rsidR="0026500B">
          <w:t xml:space="preserve"> efficacy</w:t>
        </w:r>
      </w:ins>
      <w:ins w:id="625" w:author="Matt Doherty" w:date="2019-01-11T13:54:00Z">
        <w:r w:rsidR="0026500B">
          <w:t xml:space="preserve"> compared to CDV, especially</w:t>
        </w:r>
      </w:ins>
      <w:ins w:id="626" w:author="Matt Doherty" w:date="2019-01-11T13:53:00Z">
        <w:r w:rsidR="0026500B">
          <w:t xml:space="preserve"> following oral administration.</w:t>
        </w:r>
      </w:ins>
      <w:r>
        <w:t xml:space="preserve"> </w:t>
      </w:r>
      <w:ins w:id="627" w:author="Matt Doherty" w:date="2019-01-11T13:53:00Z">
        <w:r w:rsidR="0026500B">
          <w:t>However, while w</w:t>
        </w:r>
      </w:ins>
      <w:ins w:id="628" w:author="Matt Doherty" w:date="2019-01-11T13:49:00Z">
        <w:r w:rsidR="00FD751F">
          <w:t xml:space="preserve">e were able </w:t>
        </w:r>
      </w:ins>
      <w:ins w:id="629" w:author="Matt Doherty" w:date="2019-01-11T13:54:00Z">
        <w:r w:rsidR="0026500B">
          <w:t>demonstrate oral efficacy</w:t>
        </w:r>
      </w:ins>
      <w:ins w:id="630" w:author="Matt Doherty" w:date="2019-01-11T13:49:00Z">
        <w:r w:rsidR="00FD751F">
          <w:t xml:space="preserve"> compared to CDV, </w:t>
        </w:r>
      </w:ins>
      <w:ins w:id="631" w:author="Matt Doherty" w:date="2019-01-11T13:55:00Z">
        <w:r w:rsidR="0026500B">
          <w:t>our compound showed less bioavailability than</w:t>
        </w:r>
      </w:ins>
      <w:ins w:id="632" w:author="Matt Doherty" w:date="2019-01-11T13:49:00Z">
        <w:r w:rsidR="00FD751F">
          <w:t xml:space="preserve"> CMX-001. </w:t>
        </w:r>
      </w:ins>
      <w:ins w:id="633" w:author="Matt Doherty" w:date="2019-01-11T13:55:00Z">
        <w:r w:rsidR="0026500B">
          <w:t xml:space="preserve">In spite of </w:t>
        </w:r>
      </w:ins>
      <w:ins w:id="634" w:author="Matt Doherty" w:date="2019-01-11T13:56:00Z">
        <w:r w:rsidR="0026500B">
          <w:t>the lower oral availability, w</w:t>
        </w:r>
      </w:ins>
      <w:ins w:id="635" w:author="Matt Doherty" w:date="2019-01-11T13:51:00Z">
        <w:r w:rsidR="00FD751F">
          <w:t xml:space="preserve">e also demonstrated </w:t>
        </w:r>
      </w:ins>
      <w:ins w:id="636" w:author="Matt Doherty" w:date="2019-01-11T17:13:00Z">
        <w:r w:rsidR="006F2AE0">
          <w:t>superior</w:t>
        </w:r>
      </w:ins>
      <w:ins w:id="637" w:author="Matt Doherty" w:date="2019-01-11T13:51:00Z">
        <w:r w:rsidR="00FD751F">
          <w:t xml:space="preserve"> biodistribution of </w:t>
        </w:r>
      </w:ins>
      <w:ins w:id="638" w:author="Matt Doherty" w:date="2019-01-11T13:52:00Z">
        <w:r w:rsidR="00FD751F">
          <w:t xml:space="preserve">our prodrug, compared with CMX-001, which may result in reduced GI toxicity. </w:t>
        </w:r>
      </w:ins>
      <w:r>
        <w:t>These results warrant further investigation of similar prodrug</w:t>
      </w:r>
      <w:del w:id="639" w:author="Matt Doherty" w:date="2019-01-11T12:55:00Z">
        <w:r w:rsidDel="001A771B">
          <w:delText>s</w:delText>
        </w:r>
      </w:del>
      <w:ins w:id="640" w:author="Matt Doherty" w:date="2019-01-11T12:55:00Z">
        <w:r w:rsidR="001A771B">
          <w:t xml:space="preserve"> strategies</w:t>
        </w:r>
      </w:ins>
      <w:r>
        <w:t xml:space="preserve"> as </w:t>
      </w:r>
      <w:del w:id="641" w:author="Matt Doherty" w:date="2019-01-11T13:52:00Z">
        <w:r w:rsidDel="00FD751F">
          <w:delText>potentially viable</w:delText>
        </w:r>
        <w:r w:rsidR="00C75857" w:rsidDel="00FD751F">
          <w:delText xml:space="preserve"> </w:delText>
        </w:r>
      </w:del>
      <w:del w:id="642" w:author="Matt Doherty" w:date="2019-01-11T12:56:00Z">
        <w:r w:rsidR="00C75857" w:rsidDel="001A771B">
          <w:delText xml:space="preserve">oral, </w:delText>
        </w:r>
      </w:del>
      <w:r w:rsidR="00C75857">
        <w:t>broad-spectrum</w:t>
      </w:r>
      <w:r>
        <w:t xml:space="preserve"> antiviral therapies against </w:t>
      </w:r>
      <w:ins w:id="643" w:author="Matt Doherty" w:date="2019-01-11T13:52:00Z">
        <w:r w:rsidR="00FD751F">
          <w:t>ds</w:t>
        </w:r>
      </w:ins>
      <w:r>
        <w:t xml:space="preserve">DNA viruses </w:t>
      </w:r>
      <w:ins w:id="644" w:author="Matt Doherty" w:date="2019-01-11T12:56:00Z">
        <w:r w:rsidR="001A771B">
          <w:t xml:space="preserve">with lower GI toxicity following oral administration </w:t>
        </w:r>
      </w:ins>
      <w:r>
        <w:t>as an alternative to CMX-001.</w:t>
      </w:r>
    </w:p>
    <w:p w14:paraId="4293D1D8" w14:textId="77777777" w:rsidR="008C2613" w:rsidRDefault="008C2613" w:rsidP="008C2613">
      <w:pPr>
        <w:pStyle w:val="BodyText"/>
      </w:pPr>
      <w:r>
        <w:br w:type="page"/>
      </w:r>
    </w:p>
    <w:p w14:paraId="3BE6368B" w14:textId="479E90B1" w:rsidR="00C47328" w:rsidRDefault="00B2567A" w:rsidP="00206607">
      <w:pPr>
        <w:pStyle w:val="Heading2"/>
      </w:pPr>
      <w:bookmarkStart w:id="645" w:name="tables"/>
      <w:commentRangeStart w:id="646"/>
      <w:commentRangeStart w:id="647"/>
      <w:r>
        <w:t>Tables</w:t>
      </w:r>
      <w:bookmarkEnd w:id="645"/>
      <w:commentRangeEnd w:id="646"/>
      <w:r w:rsidR="005C44D8">
        <w:rPr>
          <w:rStyle w:val="CommentReference"/>
          <w:rFonts w:asciiTheme="minorHAnsi" w:eastAsiaTheme="minorHAnsi" w:hAnsiTheme="minorHAnsi" w:cstheme="minorBidi"/>
          <w:b w:val="0"/>
          <w:bCs w:val="0"/>
          <w:iCs w:val="0"/>
        </w:rPr>
        <w:commentReference w:id="646"/>
      </w:r>
      <w:commentRangeEnd w:id="647"/>
      <w:r w:rsidR="00E4090F">
        <w:rPr>
          <w:rStyle w:val="CommentReference"/>
          <w:rFonts w:asciiTheme="minorHAnsi" w:eastAsiaTheme="minorHAnsi" w:hAnsiTheme="minorHAnsi" w:cstheme="minorBidi"/>
          <w:b w:val="0"/>
          <w:bCs w:val="0"/>
          <w:iCs w:val="0"/>
        </w:rPr>
        <w:commentReference w:id="647"/>
      </w:r>
    </w:p>
    <w:p w14:paraId="59987CAE" w14:textId="127439E2" w:rsidR="002912ED" w:rsidRPr="002912ED" w:rsidRDefault="002912ED">
      <w:pPr>
        <w:pStyle w:val="Caption"/>
        <w:keepNext/>
        <w:rPr>
          <w:ins w:id="648" w:author="Matt Doherty" w:date="2019-01-14T17:08:00Z"/>
          <w:rFonts w:ascii="Arial" w:hAnsi="Arial" w:cs="Arial"/>
          <w:rPrChange w:id="649" w:author="Matt Doherty" w:date="2019-01-14T17:08:00Z">
            <w:rPr>
              <w:ins w:id="650" w:author="Matt Doherty" w:date="2019-01-14T17:08:00Z"/>
            </w:rPr>
          </w:rPrChange>
        </w:rPr>
        <w:pPrChange w:id="651" w:author="Matt Doherty" w:date="2019-01-14T17:08:00Z">
          <w:pPr/>
        </w:pPrChange>
      </w:pPr>
      <w:ins w:id="652" w:author="Matt Doherty" w:date="2019-01-14T17:08:00Z">
        <w:r w:rsidRPr="002912ED">
          <w:rPr>
            <w:rFonts w:ascii="Arial" w:hAnsi="Arial" w:cs="Arial"/>
            <w:i w:val="0"/>
            <w:rPrChange w:id="653" w:author="Matt Doherty" w:date="2019-01-14T17:08:00Z">
              <w:rPr>
                <w:i/>
              </w:rPr>
            </w:rPrChange>
          </w:rPr>
          <w:t xml:space="preserve">Table </w:t>
        </w:r>
        <w:r w:rsidRPr="002912ED">
          <w:rPr>
            <w:rFonts w:ascii="Arial" w:hAnsi="Arial" w:cs="Arial"/>
            <w:i w:val="0"/>
            <w:rPrChange w:id="654" w:author="Matt Doherty" w:date="2019-01-14T17:08:00Z">
              <w:rPr>
                <w:i/>
              </w:rPr>
            </w:rPrChange>
          </w:rPr>
          <w:fldChar w:fldCharType="begin"/>
        </w:r>
        <w:r w:rsidRPr="002912ED">
          <w:rPr>
            <w:rFonts w:ascii="Arial" w:hAnsi="Arial" w:cs="Arial"/>
            <w:i w:val="0"/>
            <w:rPrChange w:id="655" w:author="Matt Doherty" w:date="2019-01-14T17:08:00Z">
              <w:rPr>
                <w:i/>
              </w:rPr>
            </w:rPrChange>
          </w:rPr>
          <w:instrText xml:space="preserve"> SEQ Table \* ARABIC </w:instrText>
        </w:r>
      </w:ins>
      <w:r w:rsidRPr="002912ED">
        <w:rPr>
          <w:rFonts w:ascii="Arial" w:hAnsi="Arial" w:cs="Arial"/>
          <w:i w:val="0"/>
          <w:rPrChange w:id="656" w:author="Matt Doherty" w:date="2019-01-14T17:08:00Z">
            <w:rPr>
              <w:i/>
            </w:rPr>
          </w:rPrChange>
        </w:rPr>
        <w:fldChar w:fldCharType="separate"/>
      </w:r>
      <w:ins w:id="657" w:author="Matt Doherty" w:date="2019-01-14T17:22:00Z">
        <w:r w:rsidR="0085313B">
          <w:rPr>
            <w:rFonts w:ascii="Arial" w:hAnsi="Arial" w:cs="Arial"/>
            <w:i w:val="0"/>
            <w:noProof/>
          </w:rPr>
          <w:t>1</w:t>
        </w:r>
      </w:ins>
      <w:ins w:id="658" w:author="Matt Doherty" w:date="2019-01-14T17:08:00Z">
        <w:r w:rsidRPr="002912ED">
          <w:rPr>
            <w:rFonts w:ascii="Arial" w:hAnsi="Arial" w:cs="Arial"/>
            <w:i w:val="0"/>
            <w:rPrChange w:id="659" w:author="Matt Doherty" w:date="2019-01-14T17:08:00Z">
              <w:rPr>
                <w:i/>
              </w:rPr>
            </w:rPrChange>
          </w:rPr>
          <w:fldChar w:fldCharType="end"/>
        </w:r>
      </w:ins>
      <w:ins w:id="660" w:author="Matt Doherty" w:date="2019-01-14T17:19:00Z">
        <w:r w:rsidR="0085313B">
          <w:rPr>
            <w:rFonts w:ascii="Arial" w:hAnsi="Arial" w:cs="Arial"/>
            <w:i w:val="0"/>
          </w:rPr>
          <w:t>.</w:t>
        </w:r>
      </w:ins>
      <w:ins w:id="661" w:author="Matt Doherty" w:date="2019-01-14T17:08:00Z">
        <w:r w:rsidRPr="002912ED">
          <w:rPr>
            <w:rFonts w:ascii="Arial" w:hAnsi="Arial" w:cs="Arial"/>
            <w:i w:val="0"/>
            <w:rPrChange w:id="662" w:author="Matt Doherty" w:date="2019-01-14T17:08:00Z">
              <w:rPr>
                <w:i/>
              </w:rPr>
            </w:rPrChange>
          </w:rPr>
          <w:t xml:space="preserve"> Antiviral activity (EC50) and corresponding cytotoxicity (CC50) for each test compound against multiple DNA viruses (n=3 each). *indicates equivalent replicate measurements</w:t>
        </w:r>
      </w:ins>
      <w:ins w:id="663" w:author="Matt Doherty" w:date="2019-01-14T17:09:00Z">
        <w:r>
          <w:rPr>
            <w:rFonts w:ascii="Arial" w:hAnsi="Arial" w:cs="Arial"/>
            <w:i w:val="0"/>
          </w:rPr>
          <w:t>. NC</w:t>
        </w:r>
      </w:ins>
      <w:ins w:id="664" w:author="Matt Doherty" w:date="2019-01-14T17:15:00Z">
        <w:r w:rsidR="0085313B">
          <w:rPr>
            <w:rFonts w:ascii="Arial" w:hAnsi="Arial" w:cs="Arial"/>
            <w:i w:val="0"/>
          </w:rPr>
          <w:t xml:space="preserve">, </w:t>
        </w:r>
      </w:ins>
      <w:ins w:id="665" w:author="Matt Doherty" w:date="2019-01-14T17:09:00Z">
        <w:r>
          <w:rPr>
            <w:rFonts w:ascii="Arial" w:hAnsi="Arial" w:cs="Arial"/>
            <w:i w:val="0"/>
          </w:rPr>
          <w:t>not calculated.</w:t>
        </w:r>
      </w:ins>
    </w:p>
    <w:tbl>
      <w:tblPr>
        <w:tblStyle w:val="ListTable4"/>
        <w:tblW w:w="10720" w:type="dxa"/>
        <w:tblLayout w:type="fixed"/>
        <w:tblLook w:val="02A0" w:firstRow="1" w:lastRow="0" w:firstColumn="1" w:lastColumn="0" w:noHBand="1" w:noVBand="0"/>
        <w:tblPrChange w:id="666" w:author="Matt Doherty" w:date="2019-01-14T17:15:00Z">
          <w:tblPr>
            <w:tblStyle w:val="ListTable4"/>
            <w:tblW w:w="10318" w:type="dxa"/>
            <w:tblLayout w:type="fixed"/>
            <w:tblLook w:val="02A0" w:firstRow="1" w:lastRow="0" w:firstColumn="1" w:lastColumn="0" w:noHBand="1" w:noVBand="0"/>
          </w:tblPr>
        </w:tblPrChange>
      </w:tblPr>
      <w:tblGrid>
        <w:gridCol w:w="1348"/>
        <w:gridCol w:w="1150"/>
        <w:gridCol w:w="1150"/>
        <w:gridCol w:w="1149"/>
        <w:gridCol w:w="1150"/>
        <w:gridCol w:w="1149"/>
        <w:gridCol w:w="1179"/>
        <w:gridCol w:w="1283"/>
        <w:gridCol w:w="1162"/>
        <w:tblGridChange w:id="667">
          <w:tblGrid>
            <w:gridCol w:w="1298"/>
            <w:gridCol w:w="50"/>
            <w:gridCol w:w="1150"/>
            <w:gridCol w:w="1150"/>
            <w:gridCol w:w="1149"/>
            <w:gridCol w:w="1150"/>
            <w:gridCol w:w="1149"/>
            <w:gridCol w:w="789"/>
            <w:gridCol w:w="308"/>
            <w:gridCol w:w="82"/>
            <w:gridCol w:w="924"/>
            <w:gridCol w:w="359"/>
            <w:gridCol w:w="760"/>
            <w:gridCol w:w="402"/>
          </w:tblGrid>
        </w:tblGridChange>
      </w:tblGrid>
      <w:tr w:rsidR="002912ED" w:rsidRPr="00735556" w14:paraId="0A5E0D80" w14:textId="77777777" w:rsidTr="0085313B">
        <w:trPr>
          <w:cnfStyle w:val="100000000000" w:firstRow="1" w:lastRow="0" w:firstColumn="0" w:lastColumn="0" w:oddVBand="0" w:evenVBand="0" w:oddHBand="0" w:evenHBand="0" w:firstRowFirstColumn="0" w:firstRowLastColumn="0" w:lastRowFirstColumn="0" w:lastRowLastColumn="0"/>
          <w:trHeight w:val="729"/>
          <w:ins w:id="668" w:author="Matt Doherty" w:date="2019-01-14T17:01:00Z"/>
          <w:trPrChange w:id="669" w:author="Matt Doherty" w:date="2019-01-14T17:15:00Z">
            <w:trPr>
              <w:gridAfter w:val="0"/>
              <w:trHeight w:val="1229"/>
            </w:trPr>
          </w:trPrChange>
        </w:trPr>
        <w:tc>
          <w:tcPr>
            <w:cnfStyle w:val="001000000000" w:firstRow="0" w:lastRow="0" w:firstColumn="1" w:lastColumn="0" w:oddVBand="0" w:evenVBand="0" w:oddHBand="0" w:evenHBand="0" w:firstRowFirstColumn="0" w:firstRowLastColumn="0" w:lastRowFirstColumn="0" w:lastRowLastColumn="0"/>
            <w:tcW w:w="134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Change w:id="670" w:author="Matt Doherty" w:date="2019-01-14T17:15:00Z">
              <w:tcPr>
                <w:tcW w:w="129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tcPrChange>
          </w:tcPr>
          <w:p w14:paraId="6EBABFE5" w14:textId="77777777" w:rsidR="002912ED" w:rsidRPr="002912ED" w:rsidRDefault="002912ED">
            <w:pPr>
              <w:autoSpaceDE w:val="0"/>
              <w:autoSpaceDN w:val="0"/>
              <w:adjustRightInd w:val="0"/>
              <w:jc w:val="center"/>
              <w:cnfStyle w:val="101000000000" w:firstRow="1" w:lastRow="0" w:firstColumn="1" w:lastColumn="0" w:oddVBand="0" w:evenVBand="0" w:oddHBand="0" w:evenHBand="0" w:firstRowFirstColumn="0" w:firstRowLastColumn="0" w:lastRowFirstColumn="0" w:lastRowLastColumn="0"/>
              <w:rPr>
                <w:ins w:id="671" w:author="Matt Doherty" w:date="2019-01-14T17:01:00Z"/>
                <w:rFonts w:ascii="Calibri" w:hAnsi="Calibri" w:cs="Calibri"/>
                <w:sz w:val="22"/>
                <w:szCs w:val="22"/>
                <w:rPrChange w:id="672" w:author="Matt Doherty" w:date="2019-01-14T17:13:00Z">
                  <w:rPr>
                    <w:ins w:id="673" w:author="Matt Doherty" w:date="2019-01-14T17:01:00Z"/>
                    <w:rFonts w:ascii="Calibri" w:hAnsi="Calibri" w:cs="Calibri"/>
                    <w:color w:val="000000"/>
                    <w:sz w:val="22"/>
                    <w:szCs w:val="22"/>
                  </w:rPr>
                </w:rPrChange>
              </w:rPr>
              <w:pPrChange w:id="674" w:author="Matt Doherty" w:date="2019-01-14T17:03:00Z">
                <w:pPr>
                  <w:autoSpaceDE w:val="0"/>
                  <w:autoSpaceDN w:val="0"/>
                  <w:adjustRightInd w:val="0"/>
                  <w:jc w:val="right"/>
                  <w:cnfStyle w:val="101000000000" w:firstRow="1" w:lastRow="0" w:firstColumn="1" w:lastColumn="0" w:oddVBand="0" w:evenVBand="0" w:oddHBand="0" w:evenHBand="0" w:firstRowFirstColumn="0" w:firstRowLastColumn="0" w:lastRowFirstColumn="0" w:lastRowLastColumn="0"/>
                </w:pPr>
              </w:pPrChange>
            </w:pPr>
          </w:p>
        </w:tc>
        <w:tc>
          <w:tcPr>
            <w:cnfStyle w:val="000010000000" w:firstRow="0" w:lastRow="0" w:firstColumn="0" w:lastColumn="0" w:oddVBand="1" w:evenVBand="0" w:oddHBand="0" w:evenHBand="0" w:firstRowFirstColumn="0" w:firstRowLastColumn="0" w:lastRowFirstColumn="0" w:lastRowLastColumn="0"/>
            <w:tcW w:w="6927" w:type="dxa"/>
            <w:gridSpan w:val="6"/>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Change w:id="675" w:author="Matt Doherty" w:date="2019-01-14T17:15:00Z">
              <w:tcPr>
                <w:tcW w:w="6587" w:type="dxa"/>
                <w:gridSpan w:val="7"/>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tcPrChange>
          </w:tcPr>
          <w:p w14:paraId="2971E0A8" w14:textId="5BA8F4DC" w:rsidR="002912ED" w:rsidRPr="002912ED" w:rsidRDefault="002912ED" w:rsidP="002912ED">
            <w:pPr>
              <w:autoSpaceDE w:val="0"/>
              <w:autoSpaceDN w:val="0"/>
              <w:adjustRightInd w:val="0"/>
              <w:jc w:val="center"/>
              <w:cnfStyle w:val="100010000000" w:firstRow="1" w:lastRow="0" w:firstColumn="0" w:lastColumn="0" w:oddVBand="1" w:evenVBand="0" w:oddHBand="0" w:evenHBand="0" w:firstRowFirstColumn="0" w:firstRowLastColumn="0" w:lastRowFirstColumn="0" w:lastRowLastColumn="0"/>
              <w:rPr>
                <w:ins w:id="676" w:author="Matt Doherty" w:date="2019-01-14T17:01:00Z"/>
                <w:rFonts w:ascii="Calibri" w:hAnsi="Calibri" w:cs="Calibri"/>
                <w:sz w:val="22"/>
                <w:szCs w:val="22"/>
                <w:rPrChange w:id="677" w:author="Matt Doherty" w:date="2019-01-14T17:13:00Z">
                  <w:rPr>
                    <w:ins w:id="678" w:author="Matt Doherty" w:date="2019-01-14T17:01:00Z"/>
                    <w:rFonts w:ascii="Calibri" w:hAnsi="Calibri" w:cs="Calibri"/>
                    <w:color w:val="000000"/>
                    <w:sz w:val="22"/>
                    <w:szCs w:val="22"/>
                  </w:rPr>
                </w:rPrChange>
              </w:rPr>
            </w:pPr>
            <w:ins w:id="679" w:author="Matt Doherty" w:date="2019-01-14T17:01:00Z">
              <w:r w:rsidRPr="002912ED">
                <w:rPr>
                  <w:rFonts w:ascii="Calibri" w:hAnsi="Calibri" w:cs="Calibri"/>
                  <w:color w:val="auto"/>
                  <w:sz w:val="22"/>
                  <w:szCs w:val="22"/>
                  <w:rPrChange w:id="680" w:author="Matt Doherty" w:date="2019-01-14T17:13:00Z">
                    <w:rPr>
                      <w:rFonts w:ascii="Calibri" w:hAnsi="Calibri" w:cs="Calibri"/>
                      <w:color w:val="000000"/>
                      <w:sz w:val="22"/>
                      <w:szCs w:val="22"/>
                    </w:rPr>
                  </w:rPrChange>
                </w:rPr>
                <w:t>Antiviral Activity, EC</w:t>
              </w:r>
              <w:r w:rsidRPr="002912ED">
                <w:rPr>
                  <w:rFonts w:ascii="Calibri" w:hAnsi="Calibri" w:cs="Calibri"/>
                  <w:color w:val="auto"/>
                  <w:sz w:val="22"/>
                  <w:szCs w:val="22"/>
                  <w:vertAlign w:val="subscript"/>
                  <w:rPrChange w:id="681" w:author="Matt Doherty" w:date="2019-01-14T17:13:00Z">
                    <w:rPr>
                      <w:rFonts w:ascii="Calibri" w:hAnsi="Calibri" w:cs="Calibri"/>
                      <w:color w:val="000000"/>
                      <w:sz w:val="22"/>
                      <w:szCs w:val="22"/>
                      <w:vertAlign w:val="subscript"/>
                    </w:rPr>
                  </w:rPrChange>
                </w:rPr>
                <w:t>50</w:t>
              </w:r>
              <w:r w:rsidRPr="002912ED">
                <w:rPr>
                  <w:rFonts w:ascii="Calibri" w:hAnsi="Calibri" w:cs="Calibri"/>
                  <w:color w:val="auto"/>
                  <w:sz w:val="22"/>
                  <w:szCs w:val="22"/>
                  <w:rPrChange w:id="682" w:author="Matt Doherty" w:date="2019-01-14T17:13:00Z">
                    <w:rPr>
                      <w:rFonts w:ascii="Calibri" w:hAnsi="Calibri" w:cs="Calibri"/>
                      <w:color w:val="000000"/>
                      <w:sz w:val="22"/>
                      <w:szCs w:val="22"/>
                    </w:rPr>
                  </w:rPrChange>
                </w:rPr>
                <w:t xml:space="preserve"> (µM)</w:t>
              </w:r>
            </w:ins>
          </w:p>
        </w:tc>
        <w:tc>
          <w:tcPr>
            <w:tcW w:w="128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Change w:id="683" w:author="Matt Doherty" w:date="2019-01-14T17:15:00Z">
              <w:tcPr>
                <w:tcW w:w="131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tcPrChange>
          </w:tcPr>
          <w:p w14:paraId="10C449BA" w14:textId="51C14B27" w:rsidR="002912ED" w:rsidRPr="002912ED" w:rsidRDefault="002912ED" w:rsidP="002912E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ns w:id="684" w:author="Matt Doherty" w:date="2019-01-14T17:01:00Z"/>
                <w:rFonts w:ascii="Calibri" w:hAnsi="Calibri" w:cs="Calibri"/>
                <w:sz w:val="22"/>
                <w:szCs w:val="22"/>
                <w:rPrChange w:id="685" w:author="Matt Doherty" w:date="2019-01-14T17:13:00Z">
                  <w:rPr>
                    <w:ins w:id="686" w:author="Matt Doherty" w:date="2019-01-14T17:01:00Z"/>
                    <w:rFonts w:ascii="Calibri" w:hAnsi="Calibri" w:cs="Calibri"/>
                    <w:color w:val="000000"/>
                    <w:sz w:val="22"/>
                    <w:szCs w:val="22"/>
                  </w:rPr>
                </w:rPrChange>
              </w:rPr>
            </w:pPr>
            <w:ins w:id="687" w:author="Matt Doherty" w:date="2019-01-14T17:01:00Z">
              <w:r w:rsidRPr="002912ED">
                <w:rPr>
                  <w:rFonts w:ascii="Calibri" w:hAnsi="Calibri" w:cs="Calibri"/>
                  <w:color w:val="auto"/>
                  <w:sz w:val="22"/>
                  <w:szCs w:val="22"/>
                  <w:rPrChange w:id="688" w:author="Matt Doherty" w:date="2019-01-14T17:13:00Z">
                    <w:rPr>
                      <w:rFonts w:ascii="Calibri" w:hAnsi="Calibri" w:cs="Calibri"/>
                      <w:color w:val="000000"/>
                      <w:sz w:val="22"/>
                      <w:szCs w:val="22"/>
                    </w:rPr>
                  </w:rPrChange>
                </w:rPr>
                <w:t>Cytotoxicity CC</w:t>
              </w:r>
              <w:r w:rsidRPr="002912ED">
                <w:rPr>
                  <w:rFonts w:ascii="Calibri" w:hAnsi="Calibri" w:cs="Calibri"/>
                  <w:color w:val="auto"/>
                  <w:sz w:val="22"/>
                  <w:szCs w:val="22"/>
                  <w:vertAlign w:val="subscript"/>
                  <w:rPrChange w:id="689" w:author="Matt Doherty" w:date="2019-01-14T17:13:00Z">
                    <w:rPr>
                      <w:rFonts w:ascii="Calibri" w:hAnsi="Calibri" w:cs="Calibri"/>
                      <w:color w:val="000000"/>
                      <w:sz w:val="22"/>
                      <w:szCs w:val="22"/>
                      <w:vertAlign w:val="subscript"/>
                    </w:rPr>
                  </w:rPrChange>
                </w:rPr>
                <w:t>50</w:t>
              </w:r>
              <w:r w:rsidRPr="002912ED">
                <w:rPr>
                  <w:rFonts w:ascii="Calibri" w:hAnsi="Calibri" w:cs="Calibri"/>
                  <w:color w:val="auto"/>
                  <w:sz w:val="22"/>
                  <w:szCs w:val="22"/>
                  <w:rPrChange w:id="690" w:author="Matt Doherty" w:date="2019-01-14T17:13:00Z">
                    <w:rPr>
                      <w:rFonts w:ascii="Calibri" w:hAnsi="Calibri" w:cs="Calibri"/>
                      <w:color w:val="000000"/>
                      <w:sz w:val="22"/>
                      <w:szCs w:val="22"/>
                    </w:rPr>
                  </w:rPrChange>
                </w:rPr>
                <w:t xml:space="preserve"> (µM)</w:t>
              </w:r>
            </w:ins>
          </w:p>
        </w:tc>
        <w:tc>
          <w:tcPr>
            <w:cnfStyle w:val="000010000000" w:firstRow="0" w:lastRow="0" w:firstColumn="0" w:lastColumn="0" w:oddVBand="1" w:evenVBand="0" w:oddHBand="0" w:evenHBand="0" w:firstRowFirstColumn="0" w:firstRowLastColumn="0" w:lastRowFirstColumn="0" w:lastRowLastColumn="0"/>
            <w:tcW w:w="1162"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Change w:id="691" w:author="Matt Doherty" w:date="2019-01-14T17:15:00Z">
              <w:tcPr>
                <w:tcW w:w="111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tcPrChange>
          </w:tcPr>
          <w:p w14:paraId="554D1CFE" w14:textId="1A6B2AE2" w:rsidR="002912ED" w:rsidRPr="002912ED" w:rsidRDefault="002912ED" w:rsidP="002912ED">
            <w:pPr>
              <w:autoSpaceDE w:val="0"/>
              <w:autoSpaceDN w:val="0"/>
              <w:adjustRightInd w:val="0"/>
              <w:jc w:val="center"/>
              <w:cnfStyle w:val="100010000000" w:firstRow="1" w:lastRow="0" w:firstColumn="0" w:lastColumn="0" w:oddVBand="1" w:evenVBand="0" w:oddHBand="0" w:evenHBand="0" w:firstRowFirstColumn="0" w:firstRowLastColumn="0" w:lastRowFirstColumn="0" w:lastRowLastColumn="0"/>
              <w:rPr>
                <w:ins w:id="692" w:author="Matt Doherty" w:date="2019-01-14T17:01:00Z"/>
                <w:rFonts w:ascii="Calibri" w:hAnsi="Calibri" w:cs="Calibri"/>
                <w:sz w:val="22"/>
                <w:szCs w:val="22"/>
                <w:rPrChange w:id="693" w:author="Matt Doherty" w:date="2019-01-14T17:13:00Z">
                  <w:rPr>
                    <w:ins w:id="694" w:author="Matt Doherty" w:date="2019-01-14T17:01:00Z"/>
                    <w:rFonts w:ascii="Calibri" w:hAnsi="Calibri" w:cs="Calibri"/>
                    <w:color w:val="000000"/>
                    <w:sz w:val="22"/>
                    <w:szCs w:val="22"/>
                  </w:rPr>
                </w:rPrChange>
              </w:rPr>
            </w:pPr>
            <w:ins w:id="695" w:author="Matt Doherty" w:date="2019-01-14T17:01:00Z">
              <w:r w:rsidRPr="002912ED">
                <w:rPr>
                  <w:rFonts w:ascii="Calibri" w:hAnsi="Calibri" w:cs="Calibri"/>
                  <w:color w:val="auto"/>
                  <w:sz w:val="22"/>
                  <w:szCs w:val="22"/>
                  <w:rPrChange w:id="696" w:author="Matt Doherty" w:date="2019-01-14T17:13:00Z">
                    <w:rPr>
                      <w:rFonts w:ascii="Calibri" w:hAnsi="Calibri" w:cs="Calibri"/>
                      <w:color w:val="000000"/>
                      <w:sz w:val="22"/>
                      <w:szCs w:val="22"/>
                    </w:rPr>
                  </w:rPrChange>
                </w:rPr>
                <w:t>SI Range</w:t>
              </w:r>
            </w:ins>
          </w:p>
        </w:tc>
      </w:tr>
      <w:tr w:rsidR="00ED6D6D" w:rsidRPr="00735556" w14:paraId="1BF7D66E" w14:textId="77777777" w:rsidTr="0085313B">
        <w:trPr>
          <w:trHeight w:val="397"/>
          <w:ins w:id="697" w:author="Matt Doherty" w:date="2019-01-14T17:01:00Z"/>
        </w:trPr>
        <w:tc>
          <w:tcPr>
            <w:cnfStyle w:val="001000000000" w:firstRow="0" w:lastRow="0" w:firstColumn="1" w:lastColumn="0" w:oddVBand="0" w:evenVBand="0" w:oddHBand="0" w:evenHBand="0" w:firstRowFirstColumn="0" w:firstRowLastColumn="0" w:lastRowFirstColumn="0" w:lastRowLastColumn="0"/>
            <w:tcW w:w="1348" w:type="dxa"/>
            <w:tcBorders>
              <w:top w:val="single" w:sz="4" w:space="0" w:color="auto"/>
              <w:right w:val="single" w:sz="4" w:space="0" w:color="auto"/>
            </w:tcBorders>
            <w:shd w:val="clear" w:color="auto" w:fill="A6A6A6" w:themeFill="background1" w:themeFillShade="A6"/>
            <w:vAlign w:val="center"/>
          </w:tcPr>
          <w:p w14:paraId="55389714" w14:textId="77777777" w:rsidR="00735556" w:rsidRPr="002912ED" w:rsidRDefault="00735556" w:rsidP="002912ED">
            <w:pPr>
              <w:autoSpaceDE w:val="0"/>
              <w:autoSpaceDN w:val="0"/>
              <w:adjustRightInd w:val="0"/>
              <w:jc w:val="center"/>
              <w:rPr>
                <w:ins w:id="698" w:author="Matt Doherty" w:date="2019-01-14T17:01:00Z"/>
                <w:rFonts w:ascii="Calibri" w:hAnsi="Calibri" w:cs="Calibri"/>
                <w:color w:val="FFFFFF" w:themeColor="background1"/>
                <w:sz w:val="22"/>
                <w:szCs w:val="22"/>
                <w:rPrChange w:id="699" w:author="Matt Doherty" w:date="2019-01-14T17:13:00Z">
                  <w:rPr>
                    <w:ins w:id="700" w:author="Matt Doherty" w:date="2019-01-14T17:01:00Z"/>
                    <w:rFonts w:ascii="Calibri" w:hAnsi="Calibri" w:cs="Calibri"/>
                    <w:color w:val="000000"/>
                    <w:sz w:val="22"/>
                    <w:szCs w:val="22"/>
                  </w:rPr>
                </w:rPrChange>
              </w:rPr>
            </w:pPr>
            <w:ins w:id="701" w:author="Matt Doherty" w:date="2019-01-14T17:01:00Z">
              <w:r w:rsidRPr="002912ED">
                <w:rPr>
                  <w:rFonts w:ascii="Calibri" w:hAnsi="Calibri" w:cs="Calibri"/>
                  <w:color w:val="FFFFFF" w:themeColor="background1"/>
                  <w:sz w:val="22"/>
                  <w:szCs w:val="22"/>
                  <w:rPrChange w:id="702" w:author="Matt Doherty" w:date="2019-01-14T17:13:00Z">
                    <w:rPr>
                      <w:rFonts w:ascii="Calibri" w:hAnsi="Calibri" w:cs="Calibri"/>
                      <w:color w:val="000000"/>
                      <w:sz w:val="22"/>
                      <w:szCs w:val="22"/>
                    </w:rPr>
                  </w:rPrChange>
                </w:rPr>
                <w:t>Compound</w:t>
              </w:r>
            </w:ins>
          </w:p>
        </w:tc>
        <w:tc>
          <w:tcPr>
            <w:cnfStyle w:val="000010000000" w:firstRow="0" w:lastRow="0" w:firstColumn="0" w:lastColumn="0" w:oddVBand="1" w:evenVBand="0" w:oddHBand="0" w:evenHBand="0" w:firstRowFirstColumn="0" w:firstRowLastColumn="0" w:lastRowFirstColumn="0" w:lastRowLastColumn="0"/>
            <w:tcW w:w="1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708C137" w14:textId="77777777" w:rsidR="00735556" w:rsidRPr="002912ED" w:rsidRDefault="00735556" w:rsidP="002912ED">
            <w:pPr>
              <w:autoSpaceDE w:val="0"/>
              <w:autoSpaceDN w:val="0"/>
              <w:adjustRightInd w:val="0"/>
              <w:jc w:val="center"/>
              <w:rPr>
                <w:ins w:id="703" w:author="Matt Doherty" w:date="2019-01-14T17:01:00Z"/>
                <w:rFonts w:ascii="Calibri" w:hAnsi="Calibri" w:cs="Calibri"/>
                <w:b/>
                <w:bCs/>
                <w:color w:val="FFFFFF" w:themeColor="background1"/>
                <w:sz w:val="22"/>
                <w:szCs w:val="22"/>
                <w:rPrChange w:id="704" w:author="Matt Doherty" w:date="2019-01-14T17:13:00Z">
                  <w:rPr>
                    <w:ins w:id="705" w:author="Matt Doherty" w:date="2019-01-14T17:01:00Z"/>
                    <w:rFonts w:ascii="Calibri" w:hAnsi="Calibri" w:cs="Calibri"/>
                    <w:b/>
                    <w:bCs/>
                    <w:color w:val="000000"/>
                    <w:sz w:val="22"/>
                    <w:szCs w:val="22"/>
                  </w:rPr>
                </w:rPrChange>
              </w:rPr>
            </w:pPr>
            <w:ins w:id="706" w:author="Matt Doherty" w:date="2019-01-14T17:01:00Z">
              <w:r w:rsidRPr="002912ED">
                <w:rPr>
                  <w:rFonts w:ascii="Calibri" w:hAnsi="Calibri" w:cs="Calibri"/>
                  <w:b/>
                  <w:bCs/>
                  <w:color w:val="FFFFFF" w:themeColor="background1"/>
                  <w:sz w:val="22"/>
                  <w:szCs w:val="22"/>
                  <w:rPrChange w:id="707" w:author="Matt Doherty" w:date="2019-01-14T17:13:00Z">
                    <w:rPr>
                      <w:rFonts w:ascii="Calibri" w:hAnsi="Calibri" w:cs="Calibri"/>
                      <w:b/>
                      <w:bCs/>
                      <w:color w:val="000000"/>
                      <w:sz w:val="22"/>
                      <w:szCs w:val="22"/>
                    </w:rPr>
                  </w:rPrChange>
                </w:rPr>
                <w:t>HCMV</w:t>
              </w:r>
            </w:ins>
          </w:p>
        </w:tc>
        <w:tc>
          <w:tcPr>
            <w:tcW w:w="1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5E94ADA" w14:textId="77777777" w:rsidR="00735556" w:rsidRPr="002912ED"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08" w:author="Matt Doherty" w:date="2019-01-14T17:01:00Z"/>
                <w:rFonts w:ascii="Calibri" w:hAnsi="Calibri" w:cs="Calibri"/>
                <w:b/>
                <w:bCs/>
                <w:color w:val="FFFFFF" w:themeColor="background1"/>
                <w:sz w:val="22"/>
                <w:szCs w:val="22"/>
                <w:rPrChange w:id="709" w:author="Matt Doherty" w:date="2019-01-14T17:13:00Z">
                  <w:rPr>
                    <w:ins w:id="710" w:author="Matt Doherty" w:date="2019-01-14T17:01:00Z"/>
                    <w:rFonts w:ascii="Calibri" w:hAnsi="Calibri" w:cs="Calibri"/>
                    <w:b/>
                    <w:bCs/>
                    <w:color w:val="000000"/>
                    <w:sz w:val="22"/>
                    <w:szCs w:val="22"/>
                  </w:rPr>
                </w:rPrChange>
              </w:rPr>
            </w:pPr>
            <w:ins w:id="711" w:author="Matt Doherty" w:date="2019-01-14T17:01:00Z">
              <w:r w:rsidRPr="002912ED">
                <w:rPr>
                  <w:rFonts w:ascii="Calibri" w:hAnsi="Calibri" w:cs="Calibri"/>
                  <w:b/>
                  <w:bCs/>
                  <w:color w:val="FFFFFF" w:themeColor="background1"/>
                  <w:sz w:val="22"/>
                  <w:szCs w:val="22"/>
                  <w:rPrChange w:id="712" w:author="Matt Doherty" w:date="2019-01-14T17:13:00Z">
                    <w:rPr>
                      <w:rFonts w:ascii="Calibri" w:hAnsi="Calibri" w:cs="Calibri"/>
                      <w:b/>
                      <w:bCs/>
                      <w:color w:val="000000"/>
                      <w:sz w:val="22"/>
                      <w:szCs w:val="22"/>
                    </w:rPr>
                  </w:rPrChange>
                </w:rPr>
                <w:t>HSV-2</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1E94805" w14:textId="77777777" w:rsidR="00735556" w:rsidRPr="002912ED" w:rsidRDefault="00735556" w:rsidP="002912ED">
            <w:pPr>
              <w:autoSpaceDE w:val="0"/>
              <w:autoSpaceDN w:val="0"/>
              <w:adjustRightInd w:val="0"/>
              <w:jc w:val="center"/>
              <w:rPr>
                <w:ins w:id="713" w:author="Matt Doherty" w:date="2019-01-14T17:01:00Z"/>
                <w:rFonts w:ascii="Calibri" w:hAnsi="Calibri" w:cs="Calibri"/>
                <w:b/>
                <w:bCs/>
                <w:color w:val="FFFFFF" w:themeColor="background1"/>
                <w:sz w:val="22"/>
                <w:szCs w:val="22"/>
                <w:rPrChange w:id="714" w:author="Matt Doherty" w:date="2019-01-14T17:13:00Z">
                  <w:rPr>
                    <w:ins w:id="715" w:author="Matt Doherty" w:date="2019-01-14T17:01:00Z"/>
                    <w:rFonts w:ascii="Calibri" w:hAnsi="Calibri" w:cs="Calibri"/>
                    <w:b/>
                    <w:bCs/>
                    <w:color w:val="000000"/>
                    <w:sz w:val="22"/>
                    <w:szCs w:val="22"/>
                  </w:rPr>
                </w:rPrChange>
              </w:rPr>
            </w:pPr>
            <w:ins w:id="716" w:author="Matt Doherty" w:date="2019-01-14T17:01:00Z">
              <w:r w:rsidRPr="002912ED">
                <w:rPr>
                  <w:rFonts w:ascii="Calibri" w:hAnsi="Calibri" w:cs="Calibri"/>
                  <w:b/>
                  <w:bCs/>
                  <w:color w:val="FFFFFF" w:themeColor="background1"/>
                  <w:sz w:val="22"/>
                  <w:szCs w:val="22"/>
                  <w:rPrChange w:id="717" w:author="Matt Doherty" w:date="2019-01-14T17:13:00Z">
                    <w:rPr>
                      <w:rFonts w:ascii="Calibri" w:hAnsi="Calibri" w:cs="Calibri"/>
                      <w:b/>
                      <w:bCs/>
                      <w:color w:val="000000"/>
                      <w:sz w:val="22"/>
                      <w:szCs w:val="22"/>
                    </w:rPr>
                  </w:rPrChange>
                </w:rPr>
                <w:t>VZV</w:t>
              </w:r>
            </w:ins>
          </w:p>
        </w:tc>
        <w:tc>
          <w:tcPr>
            <w:tcW w:w="1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D7C8B7B" w14:textId="77777777" w:rsidR="00735556" w:rsidRPr="002912ED"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18" w:author="Matt Doherty" w:date="2019-01-14T17:01:00Z"/>
                <w:rFonts w:ascii="Calibri" w:hAnsi="Calibri" w:cs="Calibri"/>
                <w:b/>
                <w:bCs/>
                <w:color w:val="FFFFFF" w:themeColor="background1"/>
                <w:sz w:val="22"/>
                <w:szCs w:val="22"/>
                <w:rPrChange w:id="719" w:author="Matt Doherty" w:date="2019-01-14T17:13:00Z">
                  <w:rPr>
                    <w:ins w:id="720" w:author="Matt Doherty" w:date="2019-01-14T17:01:00Z"/>
                    <w:rFonts w:ascii="Calibri" w:hAnsi="Calibri" w:cs="Calibri"/>
                    <w:b/>
                    <w:bCs/>
                    <w:color w:val="000000"/>
                    <w:sz w:val="22"/>
                    <w:szCs w:val="22"/>
                  </w:rPr>
                </w:rPrChange>
              </w:rPr>
            </w:pPr>
            <w:ins w:id="721" w:author="Matt Doherty" w:date="2019-01-14T17:01:00Z">
              <w:r w:rsidRPr="002912ED">
                <w:rPr>
                  <w:rFonts w:ascii="Calibri" w:hAnsi="Calibri" w:cs="Calibri"/>
                  <w:b/>
                  <w:bCs/>
                  <w:color w:val="FFFFFF" w:themeColor="background1"/>
                  <w:sz w:val="22"/>
                  <w:szCs w:val="22"/>
                  <w:rPrChange w:id="722" w:author="Matt Doherty" w:date="2019-01-14T17:13:00Z">
                    <w:rPr>
                      <w:rFonts w:ascii="Calibri" w:hAnsi="Calibri" w:cs="Calibri"/>
                      <w:b/>
                      <w:bCs/>
                      <w:color w:val="000000"/>
                      <w:sz w:val="22"/>
                      <w:szCs w:val="22"/>
                    </w:rPr>
                  </w:rPrChange>
                </w:rPr>
                <w:t>Vaccinia</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DFFD935" w14:textId="77777777" w:rsidR="00735556" w:rsidRPr="002912ED" w:rsidRDefault="00735556" w:rsidP="002912ED">
            <w:pPr>
              <w:autoSpaceDE w:val="0"/>
              <w:autoSpaceDN w:val="0"/>
              <w:adjustRightInd w:val="0"/>
              <w:jc w:val="center"/>
              <w:rPr>
                <w:ins w:id="723" w:author="Matt Doherty" w:date="2019-01-14T17:01:00Z"/>
                <w:rFonts w:ascii="Calibri" w:hAnsi="Calibri" w:cs="Calibri"/>
                <w:b/>
                <w:bCs/>
                <w:color w:val="FFFFFF" w:themeColor="background1"/>
                <w:sz w:val="22"/>
                <w:szCs w:val="22"/>
                <w:rPrChange w:id="724" w:author="Matt Doherty" w:date="2019-01-14T17:13:00Z">
                  <w:rPr>
                    <w:ins w:id="725" w:author="Matt Doherty" w:date="2019-01-14T17:01:00Z"/>
                    <w:rFonts w:ascii="Calibri" w:hAnsi="Calibri" w:cs="Calibri"/>
                    <w:b/>
                    <w:bCs/>
                    <w:color w:val="000000"/>
                    <w:sz w:val="22"/>
                    <w:szCs w:val="22"/>
                  </w:rPr>
                </w:rPrChange>
              </w:rPr>
            </w:pPr>
            <w:ins w:id="726" w:author="Matt Doherty" w:date="2019-01-14T17:01:00Z">
              <w:r w:rsidRPr="002912ED">
                <w:rPr>
                  <w:rFonts w:ascii="Calibri" w:hAnsi="Calibri" w:cs="Calibri"/>
                  <w:b/>
                  <w:bCs/>
                  <w:color w:val="FFFFFF" w:themeColor="background1"/>
                  <w:sz w:val="22"/>
                  <w:szCs w:val="22"/>
                  <w:rPrChange w:id="727" w:author="Matt Doherty" w:date="2019-01-14T17:13:00Z">
                    <w:rPr>
                      <w:rFonts w:ascii="Calibri" w:hAnsi="Calibri" w:cs="Calibri"/>
                      <w:b/>
                      <w:bCs/>
                      <w:color w:val="000000"/>
                      <w:sz w:val="22"/>
                      <w:szCs w:val="22"/>
                    </w:rPr>
                  </w:rPrChange>
                </w:rPr>
                <w:t>Cowpox</w:t>
              </w:r>
            </w:ins>
          </w:p>
        </w:tc>
        <w:tc>
          <w:tcPr>
            <w:tcW w:w="117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3CA9D6" w14:textId="77777777" w:rsidR="00735556" w:rsidRPr="002912ED"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28" w:author="Matt Doherty" w:date="2019-01-14T17:01:00Z"/>
                <w:rFonts w:ascii="Calibri" w:hAnsi="Calibri" w:cs="Calibri"/>
                <w:b/>
                <w:bCs/>
                <w:color w:val="FFFFFF" w:themeColor="background1"/>
                <w:sz w:val="22"/>
                <w:szCs w:val="22"/>
                <w:rPrChange w:id="729" w:author="Matt Doherty" w:date="2019-01-14T17:13:00Z">
                  <w:rPr>
                    <w:ins w:id="730" w:author="Matt Doherty" w:date="2019-01-14T17:01:00Z"/>
                    <w:rFonts w:ascii="Calibri" w:hAnsi="Calibri" w:cs="Calibri"/>
                    <w:b/>
                    <w:bCs/>
                    <w:color w:val="000000"/>
                    <w:sz w:val="22"/>
                    <w:szCs w:val="22"/>
                  </w:rPr>
                </w:rPrChange>
              </w:rPr>
            </w:pPr>
            <w:ins w:id="731" w:author="Matt Doherty" w:date="2019-01-14T17:01:00Z">
              <w:r w:rsidRPr="002912ED">
                <w:rPr>
                  <w:rFonts w:ascii="Calibri" w:hAnsi="Calibri" w:cs="Calibri"/>
                  <w:b/>
                  <w:bCs/>
                  <w:color w:val="FFFFFF" w:themeColor="background1"/>
                  <w:sz w:val="22"/>
                  <w:szCs w:val="22"/>
                  <w:rPrChange w:id="732" w:author="Matt Doherty" w:date="2019-01-14T17:13:00Z">
                    <w:rPr>
                      <w:rFonts w:ascii="Calibri" w:hAnsi="Calibri" w:cs="Calibri"/>
                      <w:b/>
                      <w:bCs/>
                      <w:color w:val="000000"/>
                      <w:sz w:val="22"/>
                      <w:szCs w:val="22"/>
                    </w:rPr>
                  </w:rPrChange>
                </w:rPr>
                <w:t>Ad5</w:t>
              </w:r>
            </w:ins>
          </w:p>
        </w:tc>
        <w:tc>
          <w:tcPr>
            <w:cnfStyle w:val="000010000000" w:firstRow="0" w:lastRow="0" w:firstColumn="0" w:lastColumn="0" w:oddVBand="1" w:evenVBand="0" w:oddHBand="0" w:evenHBand="0" w:firstRowFirstColumn="0" w:firstRowLastColumn="0" w:lastRowFirstColumn="0" w:lastRowLastColumn="0"/>
            <w:tcW w:w="128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14C3995" w14:textId="77777777" w:rsidR="00735556" w:rsidRPr="002912ED" w:rsidRDefault="00735556" w:rsidP="002912ED">
            <w:pPr>
              <w:autoSpaceDE w:val="0"/>
              <w:autoSpaceDN w:val="0"/>
              <w:adjustRightInd w:val="0"/>
              <w:jc w:val="center"/>
              <w:rPr>
                <w:ins w:id="733" w:author="Matt Doherty" w:date="2019-01-14T17:01:00Z"/>
                <w:rFonts w:ascii="Calibri" w:hAnsi="Calibri" w:cs="Calibri"/>
                <w:b/>
                <w:bCs/>
                <w:color w:val="FFFFFF" w:themeColor="background1"/>
                <w:sz w:val="22"/>
                <w:szCs w:val="22"/>
                <w:rPrChange w:id="734" w:author="Matt Doherty" w:date="2019-01-14T17:13:00Z">
                  <w:rPr>
                    <w:ins w:id="735" w:author="Matt Doherty" w:date="2019-01-14T17:01:00Z"/>
                    <w:rFonts w:ascii="Calibri" w:hAnsi="Calibri" w:cs="Calibri"/>
                    <w:b/>
                    <w:bCs/>
                    <w:color w:val="000000"/>
                    <w:sz w:val="22"/>
                    <w:szCs w:val="22"/>
                  </w:rPr>
                </w:rPrChange>
              </w:rPr>
            </w:pPr>
            <w:ins w:id="736" w:author="Matt Doherty" w:date="2019-01-14T17:01:00Z">
              <w:r w:rsidRPr="002912ED">
                <w:rPr>
                  <w:rFonts w:ascii="Calibri" w:hAnsi="Calibri" w:cs="Calibri"/>
                  <w:b/>
                  <w:bCs/>
                  <w:color w:val="FFFFFF" w:themeColor="background1"/>
                  <w:sz w:val="22"/>
                  <w:szCs w:val="22"/>
                  <w:rPrChange w:id="737" w:author="Matt Doherty" w:date="2019-01-14T17:13:00Z">
                    <w:rPr>
                      <w:rFonts w:ascii="Calibri" w:hAnsi="Calibri" w:cs="Calibri"/>
                      <w:b/>
                      <w:bCs/>
                      <w:color w:val="000000"/>
                      <w:sz w:val="22"/>
                      <w:szCs w:val="22"/>
                    </w:rPr>
                  </w:rPrChange>
                </w:rPr>
                <w:t>HFF</w:t>
              </w:r>
            </w:ins>
          </w:p>
        </w:tc>
        <w:tc>
          <w:tcPr>
            <w:tcW w:w="1162"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49BD82" w14:textId="77777777" w:rsidR="00735556" w:rsidRPr="002912ED"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38" w:author="Matt Doherty" w:date="2019-01-14T17:01:00Z"/>
                <w:rFonts w:ascii="Calibri" w:hAnsi="Calibri" w:cs="Calibri"/>
                <w:b/>
                <w:bCs/>
                <w:color w:val="FFFFFF" w:themeColor="background1"/>
                <w:sz w:val="22"/>
                <w:szCs w:val="22"/>
                <w:vertAlign w:val="subscript"/>
                <w:rPrChange w:id="739" w:author="Matt Doherty" w:date="2019-01-14T17:13:00Z">
                  <w:rPr>
                    <w:ins w:id="740" w:author="Matt Doherty" w:date="2019-01-14T17:01:00Z"/>
                    <w:rFonts w:ascii="Calibri" w:hAnsi="Calibri" w:cs="Calibri"/>
                    <w:b/>
                    <w:bCs/>
                    <w:color w:val="000000"/>
                    <w:sz w:val="22"/>
                    <w:szCs w:val="22"/>
                    <w:vertAlign w:val="subscript"/>
                  </w:rPr>
                </w:rPrChange>
              </w:rPr>
            </w:pPr>
            <w:ins w:id="741" w:author="Matt Doherty" w:date="2019-01-14T17:01:00Z">
              <w:r w:rsidRPr="002912ED">
                <w:rPr>
                  <w:rFonts w:ascii="Calibri" w:hAnsi="Calibri" w:cs="Calibri"/>
                  <w:b/>
                  <w:bCs/>
                  <w:color w:val="FFFFFF" w:themeColor="background1"/>
                  <w:sz w:val="22"/>
                  <w:szCs w:val="22"/>
                  <w:rPrChange w:id="742" w:author="Matt Doherty" w:date="2019-01-14T17:13:00Z">
                    <w:rPr>
                      <w:rFonts w:ascii="Calibri" w:hAnsi="Calibri" w:cs="Calibri"/>
                      <w:b/>
                      <w:bCs/>
                      <w:color w:val="000000"/>
                      <w:sz w:val="22"/>
                      <w:szCs w:val="22"/>
                    </w:rPr>
                  </w:rPrChange>
                </w:rPr>
                <w:t>CC</w:t>
              </w:r>
              <w:r w:rsidRPr="002912ED">
                <w:rPr>
                  <w:rFonts w:ascii="Calibri" w:hAnsi="Calibri" w:cs="Calibri"/>
                  <w:b/>
                  <w:bCs/>
                  <w:color w:val="FFFFFF" w:themeColor="background1"/>
                  <w:sz w:val="22"/>
                  <w:szCs w:val="22"/>
                  <w:vertAlign w:val="subscript"/>
                  <w:rPrChange w:id="743" w:author="Matt Doherty" w:date="2019-01-14T17:13:00Z">
                    <w:rPr>
                      <w:rFonts w:ascii="Calibri" w:hAnsi="Calibri" w:cs="Calibri"/>
                      <w:b/>
                      <w:bCs/>
                      <w:color w:val="000000"/>
                      <w:sz w:val="22"/>
                      <w:szCs w:val="22"/>
                      <w:vertAlign w:val="subscript"/>
                    </w:rPr>
                  </w:rPrChange>
                </w:rPr>
                <w:t>50</w:t>
              </w:r>
              <w:r w:rsidRPr="002912ED">
                <w:rPr>
                  <w:rFonts w:ascii="Calibri" w:hAnsi="Calibri" w:cs="Calibri"/>
                  <w:b/>
                  <w:bCs/>
                  <w:color w:val="FFFFFF" w:themeColor="background1"/>
                  <w:sz w:val="22"/>
                  <w:szCs w:val="22"/>
                  <w:rPrChange w:id="744" w:author="Matt Doherty" w:date="2019-01-14T17:13:00Z">
                    <w:rPr>
                      <w:rFonts w:ascii="Calibri" w:hAnsi="Calibri" w:cs="Calibri"/>
                      <w:b/>
                      <w:bCs/>
                      <w:color w:val="000000"/>
                      <w:sz w:val="22"/>
                      <w:szCs w:val="22"/>
                    </w:rPr>
                  </w:rPrChange>
                </w:rPr>
                <w:t>/EC</w:t>
              </w:r>
              <w:r w:rsidRPr="002912ED">
                <w:rPr>
                  <w:rFonts w:ascii="Calibri" w:hAnsi="Calibri" w:cs="Calibri"/>
                  <w:b/>
                  <w:bCs/>
                  <w:color w:val="FFFFFF" w:themeColor="background1"/>
                  <w:sz w:val="22"/>
                  <w:szCs w:val="22"/>
                  <w:vertAlign w:val="subscript"/>
                  <w:rPrChange w:id="745" w:author="Matt Doherty" w:date="2019-01-14T17:13:00Z">
                    <w:rPr>
                      <w:rFonts w:ascii="Calibri" w:hAnsi="Calibri" w:cs="Calibri"/>
                      <w:b/>
                      <w:bCs/>
                      <w:color w:val="000000"/>
                      <w:sz w:val="22"/>
                      <w:szCs w:val="22"/>
                      <w:vertAlign w:val="subscript"/>
                    </w:rPr>
                  </w:rPrChange>
                </w:rPr>
                <w:t>50</w:t>
              </w:r>
            </w:ins>
          </w:p>
        </w:tc>
      </w:tr>
      <w:tr w:rsidR="002912ED" w:rsidRPr="00735556" w14:paraId="42228DEE" w14:textId="77777777" w:rsidTr="0085313B">
        <w:tblPrEx>
          <w:tblPrExChange w:id="746" w:author="Matt Doherty" w:date="2019-01-14T17:15:00Z">
            <w:tblPrEx>
              <w:tblW w:w="10720" w:type="dxa"/>
            </w:tblPrEx>
          </w:tblPrExChange>
        </w:tblPrEx>
        <w:trPr>
          <w:trHeight w:val="330"/>
          <w:ins w:id="747" w:author="Matt Doherty" w:date="2019-01-14T17:01:00Z"/>
          <w:trPrChange w:id="748" w:author="Matt Doherty" w:date="2019-01-14T17:15:00Z">
            <w:trPr>
              <w:trHeight w:val="330"/>
            </w:trPr>
          </w:trPrChange>
        </w:trPr>
        <w:tc>
          <w:tcPr>
            <w:cnfStyle w:val="001000000000" w:firstRow="0" w:lastRow="0" w:firstColumn="1" w:lastColumn="0" w:oddVBand="0" w:evenVBand="0" w:oddHBand="0" w:evenHBand="0" w:firstRowFirstColumn="0" w:firstRowLastColumn="0" w:lastRowFirstColumn="0" w:lastRowLastColumn="0"/>
            <w:tcW w:w="1348" w:type="dxa"/>
            <w:tcBorders>
              <w:right w:val="single" w:sz="4" w:space="0" w:color="auto"/>
            </w:tcBorders>
            <w:shd w:val="clear" w:color="auto" w:fill="A6A6A6" w:themeFill="background1" w:themeFillShade="A6"/>
            <w:vAlign w:val="center"/>
            <w:tcPrChange w:id="749" w:author="Matt Doherty" w:date="2019-01-14T17:15:00Z">
              <w:tcPr>
                <w:tcW w:w="1348" w:type="dxa"/>
                <w:gridSpan w:val="2"/>
                <w:tcBorders>
                  <w:right w:val="single" w:sz="4" w:space="0" w:color="auto"/>
                </w:tcBorders>
                <w:shd w:val="clear" w:color="auto" w:fill="BFBFBF" w:themeFill="background1" w:themeFillShade="BF"/>
                <w:vAlign w:val="center"/>
              </w:tcPr>
            </w:tcPrChange>
          </w:tcPr>
          <w:p w14:paraId="0DEA0844" w14:textId="77777777" w:rsidR="00735556" w:rsidRPr="0085313B" w:rsidRDefault="00735556">
            <w:pPr>
              <w:autoSpaceDE w:val="0"/>
              <w:autoSpaceDN w:val="0"/>
              <w:adjustRightInd w:val="0"/>
              <w:jc w:val="center"/>
              <w:rPr>
                <w:ins w:id="750" w:author="Matt Doherty" w:date="2019-01-14T17:01:00Z"/>
                <w:rFonts w:ascii="Calibri" w:hAnsi="Calibri" w:cs="Calibri"/>
                <w:color w:val="FFFFFF" w:themeColor="background1"/>
                <w:sz w:val="22"/>
                <w:szCs w:val="22"/>
                <w:rPrChange w:id="751" w:author="Matt Doherty" w:date="2019-01-14T17:14:00Z">
                  <w:rPr>
                    <w:ins w:id="752" w:author="Matt Doherty" w:date="2019-01-14T17:01:00Z"/>
                    <w:rFonts w:ascii="Calibri" w:hAnsi="Calibri" w:cs="Calibri"/>
                    <w:color w:val="000000"/>
                    <w:sz w:val="22"/>
                    <w:szCs w:val="22"/>
                  </w:rPr>
                </w:rPrChange>
              </w:rPr>
              <w:pPrChange w:id="753" w:author="Matt Doherty" w:date="2019-01-14T17:03:00Z">
                <w:pPr>
                  <w:autoSpaceDE w:val="0"/>
                  <w:autoSpaceDN w:val="0"/>
                  <w:adjustRightInd w:val="0"/>
                  <w:jc w:val="right"/>
                </w:pPr>
              </w:pPrChange>
            </w:pPr>
            <w:ins w:id="754" w:author="Matt Doherty" w:date="2019-01-14T17:01:00Z">
              <w:r w:rsidRPr="0085313B">
                <w:rPr>
                  <w:rFonts w:ascii="Calibri" w:hAnsi="Calibri" w:cs="Calibri"/>
                  <w:color w:val="FFFFFF" w:themeColor="background1"/>
                  <w:sz w:val="22"/>
                  <w:szCs w:val="22"/>
                  <w:rPrChange w:id="755" w:author="Matt Doherty" w:date="2019-01-14T17:14:00Z">
                    <w:rPr>
                      <w:rFonts w:ascii="Calibri" w:hAnsi="Calibri" w:cs="Calibri"/>
                      <w:color w:val="000000"/>
                      <w:sz w:val="22"/>
                      <w:szCs w:val="22"/>
                    </w:rPr>
                  </w:rPrChange>
                </w:rPr>
                <w:t>CDV</w:t>
              </w:r>
            </w:ins>
          </w:p>
        </w:tc>
        <w:tc>
          <w:tcPr>
            <w:cnfStyle w:val="000010000000" w:firstRow="0" w:lastRow="0" w:firstColumn="0" w:lastColumn="0" w:oddVBand="1" w:evenVBand="0" w:oddHBand="0" w:evenHBand="0" w:firstRowFirstColumn="0" w:firstRowLastColumn="0" w:lastRowFirstColumn="0" w:lastRowLastColumn="0"/>
            <w:tcW w:w="1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756" w:author="Matt Doherty" w:date="2019-01-14T17:15:00Z">
              <w:tcPr>
                <w:tcW w:w="1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664BC50F" w14:textId="77777777" w:rsidR="00735556" w:rsidRPr="00735556" w:rsidRDefault="00735556" w:rsidP="002912ED">
            <w:pPr>
              <w:autoSpaceDE w:val="0"/>
              <w:autoSpaceDN w:val="0"/>
              <w:adjustRightInd w:val="0"/>
              <w:jc w:val="center"/>
              <w:rPr>
                <w:ins w:id="757" w:author="Matt Doherty" w:date="2019-01-14T17:01:00Z"/>
                <w:rFonts w:ascii="Calibri" w:hAnsi="Calibri" w:cs="Calibri"/>
                <w:color w:val="000000"/>
                <w:sz w:val="22"/>
                <w:szCs w:val="22"/>
              </w:rPr>
            </w:pPr>
            <w:ins w:id="758" w:author="Matt Doherty" w:date="2019-01-14T17:01:00Z">
              <w:r w:rsidRPr="00735556">
                <w:rPr>
                  <w:rFonts w:ascii="Calibri" w:hAnsi="Calibri" w:cs="Calibri"/>
                  <w:color w:val="000000"/>
                  <w:sz w:val="22"/>
                  <w:szCs w:val="22"/>
                </w:rPr>
                <w:t>0.6 ± 0.3</w:t>
              </w:r>
            </w:ins>
          </w:p>
        </w:tc>
        <w:tc>
          <w:tcPr>
            <w:tcW w:w="1150" w:type="dxa"/>
            <w:tcBorders>
              <w:top w:val="single" w:sz="4" w:space="0" w:color="auto"/>
              <w:left w:val="single" w:sz="4" w:space="0" w:color="auto"/>
              <w:bottom w:val="single" w:sz="4" w:space="0" w:color="auto"/>
              <w:right w:val="single" w:sz="4" w:space="0" w:color="auto"/>
            </w:tcBorders>
            <w:vAlign w:val="center"/>
            <w:tcPrChange w:id="759" w:author="Matt Doherty" w:date="2019-01-14T17:15:00Z">
              <w:tcPr>
                <w:tcW w:w="1150" w:type="dxa"/>
                <w:tcBorders>
                  <w:top w:val="single" w:sz="4" w:space="0" w:color="auto"/>
                  <w:left w:val="single" w:sz="4" w:space="0" w:color="auto"/>
                  <w:bottom w:val="single" w:sz="4" w:space="0" w:color="auto"/>
                  <w:right w:val="single" w:sz="4" w:space="0" w:color="auto"/>
                </w:tcBorders>
                <w:vAlign w:val="center"/>
              </w:tcPr>
            </w:tcPrChange>
          </w:tcPr>
          <w:p w14:paraId="03D3BEAC"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60" w:author="Matt Doherty" w:date="2019-01-14T17:01:00Z"/>
                <w:rFonts w:ascii="Calibri" w:hAnsi="Calibri" w:cs="Calibri"/>
                <w:color w:val="000000"/>
                <w:sz w:val="22"/>
                <w:szCs w:val="22"/>
              </w:rPr>
            </w:pPr>
            <w:ins w:id="761" w:author="Matt Doherty" w:date="2019-01-14T17:01:00Z">
              <w:r w:rsidRPr="00735556">
                <w:rPr>
                  <w:rFonts w:ascii="Calibri" w:hAnsi="Calibri" w:cs="Calibri"/>
                  <w:color w:val="000000"/>
                  <w:sz w:val="22"/>
                  <w:szCs w:val="22"/>
                </w:rPr>
                <w:t>31.6 ± 16.0</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762" w:author="Matt Doherty" w:date="2019-01-14T17:15:00Z">
              <w:tcPr>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6D468760" w14:textId="77777777" w:rsidR="00735556" w:rsidRPr="00735556" w:rsidRDefault="00735556" w:rsidP="002912ED">
            <w:pPr>
              <w:autoSpaceDE w:val="0"/>
              <w:autoSpaceDN w:val="0"/>
              <w:adjustRightInd w:val="0"/>
              <w:jc w:val="center"/>
              <w:rPr>
                <w:ins w:id="763" w:author="Matt Doherty" w:date="2019-01-14T17:01:00Z"/>
                <w:rFonts w:ascii="Calibri" w:hAnsi="Calibri" w:cs="Calibri"/>
                <w:color w:val="000000"/>
                <w:sz w:val="22"/>
                <w:szCs w:val="22"/>
              </w:rPr>
            </w:pPr>
            <w:ins w:id="764" w:author="Matt Doherty" w:date="2019-01-14T17:01:00Z">
              <w:r w:rsidRPr="00735556">
                <w:rPr>
                  <w:rFonts w:ascii="Calibri" w:hAnsi="Calibri" w:cs="Calibri"/>
                  <w:color w:val="000000"/>
                  <w:sz w:val="22"/>
                  <w:szCs w:val="22"/>
                </w:rPr>
                <w:t>0.5 ± 0.6</w:t>
              </w:r>
            </w:ins>
          </w:p>
        </w:tc>
        <w:tc>
          <w:tcPr>
            <w:tcW w:w="1150" w:type="dxa"/>
            <w:tcBorders>
              <w:top w:val="single" w:sz="4" w:space="0" w:color="auto"/>
              <w:left w:val="single" w:sz="4" w:space="0" w:color="auto"/>
              <w:bottom w:val="single" w:sz="4" w:space="0" w:color="auto"/>
              <w:right w:val="single" w:sz="4" w:space="0" w:color="auto"/>
            </w:tcBorders>
            <w:vAlign w:val="center"/>
            <w:tcPrChange w:id="765" w:author="Matt Doherty" w:date="2019-01-14T17:15:00Z">
              <w:tcPr>
                <w:tcW w:w="1150" w:type="dxa"/>
                <w:tcBorders>
                  <w:top w:val="single" w:sz="4" w:space="0" w:color="auto"/>
                  <w:left w:val="single" w:sz="4" w:space="0" w:color="auto"/>
                  <w:bottom w:val="single" w:sz="4" w:space="0" w:color="auto"/>
                  <w:right w:val="single" w:sz="4" w:space="0" w:color="auto"/>
                </w:tcBorders>
                <w:vAlign w:val="center"/>
              </w:tcPr>
            </w:tcPrChange>
          </w:tcPr>
          <w:p w14:paraId="45C4653C"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66" w:author="Matt Doherty" w:date="2019-01-14T17:01:00Z"/>
                <w:rFonts w:ascii="Calibri" w:hAnsi="Calibri" w:cs="Calibri"/>
                <w:color w:val="000000"/>
                <w:sz w:val="22"/>
                <w:szCs w:val="22"/>
              </w:rPr>
            </w:pPr>
            <w:ins w:id="767" w:author="Matt Doherty" w:date="2019-01-14T17:01:00Z">
              <w:r w:rsidRPr="00735556">
                <w:rPr>
                  <w:rFonts w:ascii="Calibri" w:hAnsi="Calibri" w:cs="Calibri"/>
                  <w:color w:val="000000"/>
                  <w:sz w:val="22"/>
                  <w:szCs w:val="22"/>
                </w:rPr>
                <w:t>22.5 ± 11.4</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768" w:author="Matt Doherty" w:date="2019-01-14T17:15:00Z">
              <w:tcPr>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1A6C9647" w14:textId="77777777" w:rsidR="00735556" w:rsidRPr="00735556" w:rsidRDefault="00735556" w:rsidP="002912ED">
            <w:pPr>
              <w:autoSpaceDE w:val="0"/>
              <w:autoSpaceDN w:val="0"/>
              <w:adjustRightInd w:val="0"/>
              <w:jc w:val="center"/>
              <w:rPr>
                <w:ins w:id="769" w:author="Matt Doherty" w:date="2019-01-14T17:01:00Z"/>
                <w:rFonts w:ascii="Calibri" w:hAnsi="Calibri" w:cs="Calibri"/>
                <w:color w:val="000000"/>
                <w:sz w:val="22"/>
                <w:szCs w:val="22"/>
              </w:rPr>
            </w:pPr>
            <w:ins w:id="770" w:author="Matt Doherty" w:date="2019-01-14T17:01:00Z">
              <w:r w:rsidRPr="00735556">
                <w:rPr>
                  <w:rFonts w:ascii="Calibri" w:hAnsi="Calibri" w:cs="Calibri"/>
                  <w:color w:val="000000"/>
                  <w:sz w:val="22"/>
                  <w:szCs w:val="22"/>
                </w:rPr>
                <w:t>23.9 ± 8.5</w:t>
              </w:r>
            </w:ins>
          </w:p>
        </w:tc>
        <w:tc>
          <w:tcPr>
            <w:tcW w:w="1179" w:type="dxa"/>
            <w:tcBorders>
              <w:top w:val="single" w:sz="4" w:space="0" w:color="auto"/>
              <w:left w:val="single" w:sz="4" w:space="0" w:color="auto"/>
              <w:bottom w:val="single" w:sz="4" w:space="0" w:color="auto"/>
              <w:right w:val="single" w:sz="4" w:space="0" w:color="auto"/>
            </w:tcBorders>
            <w:vAlign w:val="center"/>
            <w:tcPrChange w:id="771" w:author="Matt Doherty" w:date="2019-01-14T17:15:00Z">
              <w:tcPr>
                <w:tcW w:w="1095" w:type="dxa"/>
                <w:gridSpan w:val="2"/>
                <w:tcBorders>
                  <w:top w:val="single" w:sz="4" w:space="0" w:color="auto"/>
                  <w:left w:val="single" w:sz="4" w:space="0" w:color="auto"/>
                  <w:bottom w:val="single" w:sz="4" w:space="0" w:color="auto"/>
                  <w:right w:val="single" w:sz="4" w:space="0" w:color="auto"/>
                </w:tcBorders>
                <w:vAlign w:val="center"/>
              </w:tcPr>
            </w:tcPrChange>
          </w:tcPr>
          <w:p w14:paraId="52CDCF59"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72" w:author="Matt Doherty" w:date="2019-01-14T17:01:00Z"/>
                <w:rFonts w:ascii="Calibri" w:hAnsi="Calibri" w:cs="Calibri"/>
                <w:color w:val="000000"/>
                <w:sz w:val="22"/>
                <w:szCs w:val="22"/>
              </w:rPr>
            </w:pPr>
            <w:ins w:id="773" w:author="Matt Doherty" w:date="2019-01-14T17:01:00Z">
              <w:r w:rsidRPr="00735556">
                <w:rPr>
                  <w:rFonts w:ascii="Calibri" w:hAnsi="Calibri" w:cs="Calibri"/>
                  <w:color w:val="000000"/>
                  <w:sz w:val="22"/>
                  <w:szCs w:val="22"/>
                </w:rPr>
                <w:t>2.98 ± 2.2</w:t>
              </w:r>
            </w:ins>
          </w:p>
        </w:tc>
        <w:tc>
          <w:tcPr>
            <w:cnfStyle w:val="000010000000" w:firstRow="0" w:lastRow="0" w:firstColumn="0" w:lastColumn="0" w:oddVBand="1" w:evenVBand="0" w:oddHBand="0" w:evenHBand="0" w:firstRowFirstColumn="0" w:firstRowLastColumn="0" w:lastRowFirstColumn="0" w:lastRowLastColumn="0"/>
            <w:tcW w:w="1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774" w:author="Matt Doherty" w:date="2019-01-14T17:15:00Z">
              <w:tcPr>
                <w:tcW w:w="136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3C9873F5" w14:textId="77777777" w:rsidR="00735556" w:rsidRPr="00735556" w:rsidRDefault="00735556" w:rsidP="002912ED">
            <w:pPr>
              <w:autoSpaceDE w:val="0"/>
              <w:autoSpaceDN w:val="0"/>
              <w:adjustRightInd w:val="0"/>
              <w:jc w:val="center"/>
              <w:rPr>
                <w:ins w:id="775" w:author="Matt Doherty" w:date="2019-01-14T17:01:00Z"/>
                <w:rFonts w:ascii="Calibri" w:hAnsi="Calibri" w:cs="Calibri"/>
                <w:color w:val="000000"/>
                <w:sz w:val="22"/>
                <w:szCs w:val="22"/>
              </w:rPr>
            </w:pPr>
            <w:ins w:id="776" w:author="Matt Doherty" w:date="2019-01-14T17:01:00Z">
              <w:r w:rsidRPr="00735556">
                <w:rPr>
                  <w:rFonts w:ascii="Calibri" w:hAnsi="Calibri" w:cs="Calibri"/>
                  <w:color w:val="000000"/>
                  <w:sz w:val="22"/>
                  <w:szCs w:val="22"/>
                </w:rPr>
                <w:t>≥ 60</w:t>
              </w:r>
            </w:ins>
          </w:p>
        </w:tc>
        <w:tc>
          <w:tcPr>
            <w:tcW w:w="1162" w:type="dxa"/>
            <w:tcBorders>
              <w:top w:val="single" w:sz="4" w:space="0" w:color="auto"/>
              <w:left w:val="single" w:sz="4" w:space="0" w:color="auto"/>
              <w:bottom w:val="single" w:sz="4" w:space="0" w:color="auto"/>
              <w:right w:val="single" w:sz="4" w:space="0" w:color="auto"/>
            </w:tcBorders>
            <w:vAlign w:val="center"/>
            <w:tcPrChange w:id="777" w:author="Matt Doherty" w:date="2019-01-14T17:15:00Z">
              <w:tcPr>
                <w:tcW w:w="1162" w:type="dxa"/>
                <w:gridSpan w:val="2"/>
                <w:tcBorders>
                  <w:top w:val="single" w:sz="4" w:space="0" w:color="auto"/>
                  <w:left w:val="single" w:sz="4" w:space="0" w:color="auto"/>
                  <w:bottom w:val="single" w:sz="4" w:space="0" w:color="auto"/>
                  <w:right w:val="single" w:sz="4" w:space="0" w:color="auto"/>
                </w:tcBorders>
                <w:vAlign w:val="center"/>
              </w:tcPr>
            </w:tcPrChange>
          </w:tcPr>
          <w:p w14:paraId="3FA543B0"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78" w:author="Matt Doherty" w:date="2019-01-14T17:01:00Z"/>
                <w:rFonts w:ascii="Calibri" w:hAnsi="Calibri" w:cs="Calibri"/>
                <w:color w:val="000000"/>
                <w:sz w:val="22"/>
                <w:szCs w:val="22"/>
              </w:rPr>
            </w:pPr>
            <w:ins w:id="779" w:author="Matt Doherty" w:date="2019-01-14T17:01:00Z">
              <w:r w:rsidRPr="00735556">
                <w:rPr>
                  <w:rFonts w:ascii="Calibri" w:hAnsi="Calibri" w:cs="Calibri"/>
                  <w:color w:val="000000"/>
                  <w:sz w:val="22"/>
                  <w:szCs w:val="22"/>
                </w:rPr>
                <w:t>NC</w:t>
              </w:r>
            </w:ins>
          </w:p>
        </w:tc>
      </w:tr>
      <w:tr w:rsidR="002912ED" w:rsidRPr="00735556" w14:paraId="31C65B3A" w14:textId="77777777" w:rsidTr="0085313B">
        <w:tblPrEx>
          <w:tblPrExChange w:id="780" w:author="Matt Doherty" w:date="2019-01-14T17:15:00Z">
            <w:tblPrEx>
              <w:tblW w:w="10720" w:type="dxa"/>
            </w:tblPrEx>
          </w:tblPrExChange>
        </w:tblPrEx>
        <w:trPr>
          <w:trHeight w:val="330"/>
          <w:ins w:id="781" w:author="Matt Doherty" w:date="2019-01-14T17:01:00Z"/>
          <w:trPrChange w:id="782" w:author="Matt Doherty" w:date="2019-01-14T17:15:00Z">
            <w:trPr>
              <w:trHeight w:val="330"/>
            </w:trPr>
          </w:trPrChange>
        </w:trPr>
        <w:tc>
          <w:tcPr>
            <w:cnfStyle w:val="001000000000" w:firstRow="0" w:lastRow="0" w:firstColumn="1" w:lastColumn="0" w:oddVBand="0" w:evenVBand="0" w:oddHBand="0" w:evenHBand="0" w:firstRowFirstColumn="0" w:firstRowLastColumn="0" w:lastRowFirstColumn="0" w:lastRowLastColumn="0"/>
            <w:tcW w:w="1348" w:type="dxa"/>
            <w:tcBorders>
              <w:right w:val="single" w:sz="4" w:space="0" w:color="auto"/>
            </w:tcBorders>
            <w:shd w:val="clear" w:color="auto" w:fill="A6A6A6" w:themeFill="background1" w:themeFillShade="A6"/>
            <w:vAlign w:val="center"/>
            <w:tcPrChange w:id="783" w:author="Matt Doherty" w:date="2019-01-14T17:15:00Z">
              <w:tcPr>
                <w:tcW w:w="1348" w:type="dxa"/>
                <w:gridSpan w:val="2"/>
                <w:tcBorders>
                  <w:right w:val="single" w:sz="4" w:space="0" w:color="auto"/>
                </w:tcBorders>
                <w:shd w:val="clear" w:color="auto" w:fill="BFBFBF" w:themeFill="background1" w:themeFillShade="BF"/>
                <w:vAlign w:val="center"/>
              </w:tcPr>
            </w:tcPrChange>
          </w:tcPr>
          <w:p w14:paraId="42ABB8E1" w14:textId="77777777" w:rsidR="00735556" w:rsidRPr="0085313B" w:rsidRDefault="00735556">
            <w:pPr>
              <w:autoSpaceDE w:val="0"/>
              <w:autoSpaceDN w:val="0"/>
              <w:adjustRightInd w:val="0"/>
              <w:jc w:val="center"/>
              <w:rPr>
                <w:ins w:id="784" w:author="Matt Doherty" w:date="2019-01-14T17:01:00Z"/>
                <w:rFonts w:ascii="Calibri" w:hAnsi="Calibri" w:cs="Calibri"/>
                <w:color w:val="FFFFFF" w:themeColor="background1"/>
                <w:sz w:val="22"/>
                <w:szCs w:val="22"/>
                <w:rPrChange w:id="785" w:author="Matt Doherty" w:date="2019-01-14T17:14:00Z">
                  <w:rPr>
                    <w:ins w:id="786" w:author="Matt Doherty" w:date="2019-01-14T17:01:00Z"/>
                    <w:rFonts w:ascii="Calibri" w:hAnsi="Calibri" w:cs="Calibri"/>
                    <w:color w:val="000000"/>
                    <w:sz w:val="22"/>
                    <w:szCs w:val="22"/>
                  </w:rPr>
                </w:rPrChange>
              </w:rPr>
              <w:pPrChange w:id="787" w:author="Matt Doherty" w:date="2019-01-14T17:03:00Z">
                <w:pPr>
                  <w:autoSpaceDE w:val="0"/>
                  <w:autoSpaceDN w:val="0"/>
                  <w:adjustRightInd w:val="0"/>
                  <w:jc w:val="right"/>
                </w:pPr>
              </w:pPrChange>
            </w:pPr>
            <w:ins w:id="788" w:author="Matt Doherty" w:date="2019-01-14T17:01:00Z">
              <w:r w:rsidRPr="0085313B">
                <w:rPr>
                  <w:rFonts w:ascii="Calibri" w:hAnsi="Calibri" w:cs="Calibri"/>
                  <w:color w:val="FFFFFF" w:themeColor="background1"/>
                  <w:sz w:val="22"/>
                  <w:szCs w:val="22"/>
                  <w:rPrChange w:id="789" w:author="Matt Doherty" w:date="2019-01-14T17:14:00Z">
                    <w:rPr>
                      <w:rFonts w:ascii="Calibri" w:hAnsi="Calibri" w:cs="Calibri"/>
                      <w:color w:val="000000"/>
                      <w:sz w:val="22"/>
                      <w:szCs w:val="22"/>
                    </w:rPr>
                  </w:rPrChange>
                </w:rPr>
                <w:t>C12-CDV</w:t>
              </w:r>
            </w:ins>
          </w:p>
        </w:tc>
        <w:tc>
          <w:tcPr>
            <w:cnfStyle w:val="000010000000" w:firstRow="0" w:lastRow="0" w:firstColumn="0" w:lastColumn="0" w:oddVBand="1" w:evenVBand="0" w:oddHBand="0" w:evenHBand="0" w:firstRowFirstColumn="0" w:firstRowLastColumn="0" w:lastRowFirstColumn="0" w:lastRowLastColumn="0"/>
            <w:tcW w:w="1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790" w:author="Matt Doherty" w:date="2019-01-14T17:15:00Z">
              <w:tcPr>
                <w:tcW w:w="1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50E06C46" w14:textId="4C026AD6" w:rsidR="00735556" w:rsidRPr="00735556" w:rsidRDefault="00735556" w:rsidP="002912ED">
            <w:pPr>
              <w:autoSpaceDE w:val="0"/>
              <w:autoSpaceDN w:val="0"/>
              <w:adjustRightInd w:val="0"/>
              <w:jc w:val="center"/>
              <w:rPr>
                <w:ins w:id="791" w:author="Matt Doherty" w:date="2019-01-14T17:01:00Z"/>
                <w:rFonts w:ascii="Calibri" w:hAnsi="Calibri" w:cs="Calibri"/>
                <w:color w:val="000000"/>
                <w:sz w:val="22"/>
                <w:szCs w:val="22"/>
              </w:rPr>
            </w:pPr>
            <w:ins w:id="792" w:author="Matt Doherty" w:date="2019-01-14T17:01:00Z">
              <w:r w:rsidRPr="00735556">
                <w:rPr>
                  <w:rFonts w:ascii="Calibri" w:hAnsi="Calibri" w:cs="Calibri"/>
                  <w:color w:val="000000"/>
                  <w:sz w:val="22"/>
                  <w:szCs w:val="22"/>
                </w:rPr>
                <w:t>0.05 ± 0</w:t>
              </w:r>
            </w:ins>
            <w:ins w:id="793" w:author="Matt Doherty" w:date="2019-01-14T17:11:00Z">
              <w:r w:rsidR="002912ED">
                <w:rPr>
                  <w:rFonts w:ascii="Calibri" w:hAnsi="Calibri" w:cs="Calibri"/>
                  <w:color w:val="000000"/>
                  <w:sz w:val="22"/>
                  <w:szCs w:val="22"/>
                </w:rPr>
                <w:t>*</w:t>
              </w:r>
            </w:ins>
          </w:p>
        </w:tc>
        <w:tc>
          <w:tcPr>
            <w:tcW w:w="1150" w:type="dxa"/>
            <w:tcBorders>
              <w:top w:val="single" w:sz="4" w:space="0" w:color="auto"/>
              <w:left w:val="single" w:sz="4" w:space="0" w:color="auto"/>
              <w:bottom w:val="single" w:sz="4" w:space="0" w:color="auto"/>
              <w:right w:val="single" w:sz="4" w:space="0" w:color="auto"/>
            </w:tcBorders>
            <w:vAlign w:val="center"/>
            <w:tcPrChange w:id="794" w:author="Matt Doherty" w:date="2019-01-14T17:15:00Z">
              <w:tcPr>
                <w:tcW w:w="1150" w:type="dxa"/>
                <w:tcBorders>
                  <w:top w:val="single" w:sz="4" w:space="0" w:color="auto"/>
                  <w:left w:val="single" w:sz="4" w:space="0" w:color="auto"/>
                  <w:bottom w:val="single" w:sz="4" w:space="0" w:color="auto"/>
                  <w:right w:val="single" w:sz="4" w:space="0" w:color="auto"/>
                </w:tcBorders>
                <w:vAlign w:val="center"/>
              </w:tcPr>
            </w:tcPrChange>
          </w:tcPr>
          <w:p w14:paraId="4CA69FC8"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795" w:author="Matt Doherty" w:date="2019-01-14T17:01:00Z"/>
                <w:rFonts w:ascii="Calibri" w:hAnsi="Calibri" w:cs="Calibri"/>
                <w:color w:val="000000"/>
                <w:sz w:val="22"/>
                <w:szCs w:val="22"/>
              </w:rPr>
            </w:pPr>
            <w:ins w:id="796" w:author="Matt Doherty" w:date="2019-01-14T17:01:00Z">
              <w:r w:rsidRPr="00735556">
                <w:rPr>
                  <w:rFonts w:ascii="Calibri" w:hAnsi="Calibri" w:cs="Calibri"/>
                  <w:color w:val="000000"/>
                  <w:sz w:val="22"/>
                  <w:szCs w:val="22"/>
                </w:rPr>
                <w:t>0.2 ± 0.2</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797" w:author="Matt Doherty" w:date="2019-01-14T17:15:00Z">
              <w:tcPr>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2F4C9A24" w14:textId="2EB8516B" w:rsidR="00735556" w:rsidRPr="00735556" w:rsidRDefault="00735556" w:rsidP="002912ED">
            <w:pPr>
              <w:autoSpaceDE w:val="0"/>
              <w:autoSpaceDN w:val="0"/>
              <w:adjustRightInd w:val="0"/>
              <w:jc w:val="center"/>
              <w:rPr>
                <w:ins w:id="798" w:author="Matt Doherty" w:date="2019-01-14T17:01:00Z"/>
                <w:rFonts w:ascii="Calibri" w:hAnsi="Calibri" w:cs="Calibri"/>
                <w:color w:val="000000"/>
                <w:sz w:val="22"/>
                <w:szCs w:val="22"/>
              </w:rPr>
            </w:pPr>
            <w:ins w:id="799" w:author="Matt Doherty" w:date="2019-01-14T17:01:00Z">
              <w:r w:rsidRPr="00735556">
                <w:rPr>
                  <w:rFonts w:ascii="Calibri" w:hAnsi="Calibri" w:cs="Calibri"/>
                  <w:color w:val="000000"/>
                  <w:sz w:val="22"/>
                  <w:szCs w:val="22"/>
                </w:rPr>
                <w:t>0.015 ± 0</w:t>
              </w:r>
            </w:ins>
            <w:ins w:id="800" w:author="Matt Doherty" w:date="2019-01-14T17:11:00Z">
              <w:r w:rsidR="002912ED">
                <w:rPr>
                  <w:rFonts w:ascii="Calibri" w:hAnsi="Calibri" w:cs="Calibri"/>
                  <w:color w:val="000000"/>
                  <w:sz w:val="22"/>
                  <w:szCs w:val="22"/>
                </w:rPr>
                <w:t>*</w:t>
              </w:r>
            </w:ins>
          </w:p>
        </w:tc>
        <w:tc>
          <w:tcPr>
            <w:tcW w:w="1150" w:type="dxa"/>
            <w:tcBorders>
              <w:top w:val="single" w:sz="4" w:space="0" w:color="auto"/>
              <w:left w:val="single" w:sz="4" w:space="0" w:color="auto"/>
              <w:bottom w:val="single" w:sz="4" w:space="0" w:color="auto"/>
              <w:right w:val="single" w:sz="4" w:space="0" w:color="auto"/>
            </w:tcBorders>
            <w:vAlign w:val="center"/>
            <w:tcPrChange w:id="801" w:author="Matt Doherty" w:date="2019-01-14T17:15:00Z">
              <w:tcPr>
                <w:tcW w:w="1150" w:type="dxa"/>
                <w:tcBorders>
                  <w:top w:val="single" w:sz="4" w:space="0" w:color="auto"/>
                  <w:left w:val="single" w:sz="4" w:space="0" w:color="auto"/>
                  <w:bottom w:val="single" w:sz="4" w:space="0" w:color="auto"/>
                  <w:right w:val="single" w:sz="4" w:space="0" w:color="auto"/>
                </w:tcBorders>
                <w:vAlign w:val="center"/>
              </w:tcPr>
            </w:tcPrChange>
          </w:tcPr>
          <w:p w14:paraId="28C232CB"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02" w:author="Matt Doherty" w:date="2019-01-14T17:01:00Z"/>
                <w:rFonts w:ascii="Calibri" w:hAnsi="Calibri" w:cs="Calibri"/>
                <w:color w:val="000000"/>
                <w:sz w:val="22"/>
                <w:szCs w:val="22"/>
              </w:rPr>
            </w:pPr>
            <w:ins w:id="803" w:author="Matt Doherty" w:date="2019-01-14T17:01:00Z">
              <w:r w:rsidRPr="00735556">
                <w:rPr>
                  <w:rFonts w:ascii="Calibri" w:hAnsi="Calibri" w:cs="Calibri"/>
                  <w:color w:val="000000"/>
                  <w:sz w:val="22"/>
                  <w:szCs w:val="22"/>
                </w:rPr>
                <w:t>1.6 ± 1.4</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804" w:author="Matt Doherty" w:date="2019-01-14T17:15:00Z">
              <w:tcPr>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3D2355CF" w14:textId="77777777" w:rsidR="00735556" w:rsidRPr="00735556" w:rsidRDefault="00735556" w:rsidP="002912ED">
            <w:pPr>
              <w:autoSpaceDE w:val="0"/>
              <w:autoSpaceDN w:val="0"/>
              <w:adjustRightInd w:val="0"/>
              <w:jc w:val="center"/>
              <w:rPr>
                <w:ins w:id="805" w:author="Matt Doherty" w:date="2019-01-14T17:01:00Z"/>
                <w:rFonts w:ascii="Calibri" w:hAnsi="Calibri" w:cs="Calibri"/>
                <w:color w:val="000000"/>
                <w:sz w:val="22"/>
                <w:szCs w:val="22"/>
              </w:rPr>
            </w:pPr>
            <w:ins w:id="806" w:author="Matt Doherty" w:date="2019-01-14T17:01:00Z">
              <w:r w:rsidRPr="00735556">
                <w:rPr>
                  <w:rFonts w:ascii="Calibri" w:hAnsi="Calibri" w:cs="Calibri"/>
                  <w:color w:val="000000"/>
                  <w:sz w:val="22"/>
                  <w:szCs w:val="22"/>
                </w:rPr>
                <w:t>2.6 ± 1.8</w:t>
              </w:r>
            </w:ins>
          </w:p>
        </w:tc>
        <w:tc>
          <w:tcPr>
            <w:tcW w:w="1179" w:type="dxa"/>
            <w:tcBorders>
              <w:top w:val="single" w:sz="4" w:space="0" w:color="auto"/>
              <w:left w:val="single" w:sz="4" w:space="0" w:color="auto"/>
              <w:bottom w:val="single" w:sz="4" w:space="0" w:color="auto"/>
              <w:right w:val="single" w:sz="4" w:space="0" w:color="auto"/>
            </w:tcBorders>
            <w:vAlign w:val="center"/>
            <w:tcPrChange w:id="807" w:author="Matt Doherty" w:date="2019-01-14T17:15:00Z">
              <w:tcPr>
                <w:tcW w:w="1095" w:type="dxa"/>
                <w:gridSpan w:val="2"/>
                <w:tcBorders>
                  <w:top w:val="single" w:sz="4" w:space="0" w:color="auto"/>
                  <w:left w:val="single" w:sz="4" w:space="0" w:color="auto"/>
                  <w:bottom w:val="single" w:sz="4" w:space="0" w:color="auto"/>
                  <w:right w:val="single" w:sz="4" w:space="0" w:color="auto"/>
                </w:tcBorders>
                <w:vAlign w:val="center"/>
              </w:tcPr>
            </w:tcPrChange>
          </w:tcPr>
          <w:p w14:paraId="0F9FCBA8"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08" w:author="Matt Doherty" w:date="2019-01-14T17:01:00Z"/>
                <w:rFonts w:ascii="Calibri" w:hAnsi="Calibri" w:cs="Calibri"/>
                <w:color w:val="000000"/>
                <w:sz w:val="22"/>
                <w:szCs w:val="22"/>
              </w:rPr>
            </w:pPr>
            <w:commentRangeStart w:id="809"/>
            <w:ins w:id="810" w:author="Matt Doherty" w:date="2019-01-14T17:01:00Z">
              <w:r w:rsidRPr="00735556">
                <w:rPr>
                  <w:rFonts w:ascii="Calibri" w:hAnsi="Calibri" w:cs="Calibri"/>
                  <w:color w:val="000000"/>
                  <w:sz w:val="22"/>
                  <w:szCs w:val="22"/>
                </w:rPr>
                <w:t>0.152</w:t>
              </w:r>
            </w:ins>
            <w:commentRangeEnd w:id="809"/>
            <w:ins w:id="811" w:author="Matt Doherty" w:date="2019-01-14T17:10:00Z">
              <w:r w:rsidR="002912ED">
                <w:rPr>
                  <w:rStyle w:val="CommentReference"/>
                </w:rPr>
                <w:commentReference w:id="809"/>
              </w:r>
            </w:ins>
          </w:p>
        </w:tc>
        <w:tc>
          <w:tcPr>
            <w:cnfStyle w:val="000010000000" w:firstRow="0" w:lastRow="0" w:firstColumn="0" w:lastColumn="0" w:oddVBand="1" w:evenVBand="0" w:oddHBand="0" w:evenHBand="0" w:firstRowFirstColumn="0" w:firstRowLastColumn="0" w:lastRowFirstColumn="0" w:lastRowLastColumn="0"/>
            <w:tcW w:w="1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812" w:author="Matt Doherty" w:date="2019-01-14T17:15:00Z">
              <w:tcPr>
                <w:tcW w:w="136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00549D43" w14:textId="77777777" w:rsidR="00735556" w:rsidRPr="00735556" w:rsidRDefault="00735556" w:rsidP="002912ED">
            <w:pPr>
              <w:autoSpaceDE w:val="0"/>
              <w:autoSpaceDN w:val="0"/>
              <w:adjustRightInd w:val="0"/>
              <w:jc w:val="center"/>
              <w:rPr>
                <w:ins w:id="813" w:author="Matt Doherty" w:date="2019-01-14T17:01:00Z"/>
                <w:rFonts w:ascii="Calibri" w:hAnsi="Calibri" w:cs="Calibri"/>
                <w:color w:val="000000"/>
                <w:sz w:val="22"/>
                <w:szCs w:val="22"/>
              </w:rPr>
            </w:pPr>
            <w:ins w:id="814" w:author="Matt Doherty" w:date="2019-01-14T17:01:00Z">
              <w:r w:rsidRPr="00735556">
                <w:rPr>
                  <w:rFonts w:ascii="Calibri" w:hAnsi="Calibri" w:cs="Calibri"/>
                  <w:color w:val="000000"/>
                  <w:sz w:val="22"/>
                  <w:szCs w:val="22"/>
                </w:rPr>
                <w:t>15.6 ± 17.7</w:t>
              </w:r>
            </w:ins>
          </w:p>
        </w:tc>
        <w:tc>
          <w:tcPr>
            <w:tcW w:w="1162" w:type="dxa"/>
            <w:tcBorders>
              <w:top w:val="single" w:sz="4" w:space="0" w:color="auto"/>
              <w:left w:val="single" w:sz="4" w:space="0" w:color="auto"/>
              <w:bottom w:val="single" w:sz="4" w:space="0" w:color="auto"/>
              <w:right w:val="single" w:sz="4" w:space="0" w:color="auto"/>
            </w:tcBorders>
            <w:vAlign w:val="center"/>
            <w:tcPrChange w:id="815" w:author="Matt Doherty" w:date="2019-01-14T17:15:00Z">
              <w:tcPr>
                <w:tcW w:w="1162" w:type="dxa"/>
                <w:gridSpan w:val="2"/>
                <w:tcBorders>
                  <w:top w:val="single" w:sz="4" w:space="0" w:color="auto"/>
                  <w:left w:val="single" w:sz="4" w:space="0" w:color="auto"/>
                  <w:bottom w:val="single" w:sz="4" w:space="0" w:color="auto"/>
                  <w:right w:val="single" w:sz="4" w:space="0" w:color="auto"/>
                </w:tcBorders>
                <w:vAlign w:val="center"/>
              </w:tcPr>
            </w:tcPrChange>
          </w:tcPr>
          <w:p w14:paraId="4921D3C7"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16" w:author="Matt Doherty" w:date="2019-01-14T17:01:00Z"/>
                <w:rFonts w:ascii="Calibri" w:hAnsi="Calibri" w:cs="Calibri"/>
                <w:color w:val="000000"/>
                <w:sz w:val="22"/>
                <w:szCs w:val="22"/>
              </w:rPr>
            </w:pPr>
            <w:ins w:id="817" w:author="Matt Doherty" w:date="2019-01-14T17:01:00Z">
              <w:r w:rsidRPr="00735556">
                <w:rPr>
                  <w:rFonts w:ascii="Calibri" w:hAnsi="Calibri" w:cs="Calibri"/>
                  <w:color w:val="000000"/>
                  <w:sz w:val="22"/>
                  <w:szCs w:val="22"/>
                </w:rPr>
                <w:t>6 - 215.5</w:t>
              </w:r>
            </w:ins>
          </w:p>
        </w:tc>
      </w:tr>
      <w:tr w:rsidR="002912ED" w:rsidRPr="00735556" w14:paraId="6F9EABFF" w14:textId="77777777" w:rsidTr="0085313B">
        <w:tblPrEx>
          <w:tblPrExChange w:id="818" w:author="Matt Doherty" w:date="2019-01-14T17:15:00Z">
            <w:tblPrEx>
              <w:tblW w:w="10720" w:type="dxa"/>
            </w:tblPrEx>
          </w:tblPrExChange>
        </w:tblPrEx>
        <w:trPr>
          <w:trHeight w:val="330"/>
          <w:ins w:id="819" w:author="Matt Doherty" w:date="2019-01-14T17:01:00Z"/>
          <w:trPrChange w:id="820" w:author="Matt Doherty" w:date="2019-01-14T17:15:00Z">
            <w:trPr>
              <w:trHeight w:val="330"/>
            </w:trPr>
          </w:trPrChange>
        </w:trPr>
        <w:tc>
          <w:tcPr>
            <w:cnfStyle w:val="001000000000" w:firstRow="0" w:lastRow="0" w:firstColumn="1" w:lastColumn="0" w:oddVBand="0" w:evenVBand="0" w:oddHBand="0" w:evenHBand="0" w:firstRowFirstColumn="0" w:firstRowLastColumn="0" w:lastRowFirstColumn="0" w:lastRowLastColumn="0"/>
            <w:tcW w:w="1348" w:type="dxa"/>
            <w:tcBorders>
              <w:right w:val="single" w:sz="4" w:space="0" w:color="auto"/>
            </w:tcBorders>
            <w:shd w:val="clear" w:color="auto" w:fill="A6A6A6" w:themeFill="background1" w:themeFillShade="A6"/>
            <w:vAlign w:val="center"/>
            <w:tcPrChange w:id="821" w:author="Matt Doherty" w:date="2019-01-14T17:15:00Z">
              <w:tcPr>
                <w:tcW w:w="1348" w:type="dxa"/>
                <w:gridSpan w:val="2"/>
                <w:tcBorders>
                  <w:right w:val="single" w:sz="4" w:space="0" w:color="auto"/>
                </w:tcBorders>
                <w:shd w:val="clear" w:color="auto" w:fill="BFBFBF" w:themeFill="background1" w:themeFillShade="BF"/>
                <w:vAlign w:val="center"/>
              </w:tcPr>
            </w:tcPrChange>
          </w:tcPr>
          <w:p w14:paraId="21A69172" w14:textId="77777777" w:rsidR="00735556" w:rsidRPr="0085313B" w:rsidRDefault="00735556">
            <w:pPr>
              <w:autoSpaceDE w:val="0"/>
              <w:autoSpaceDN w:val="0"/>
              <w:adjustRightInd w:val="0"/>
              <w:jc w:val="center"/>
              <w:rPr>
                <w:ins w:id="822" w:author="Matt Doherty" w:date="2019-01-14T17:01:00Z"/>
                <w:rFonts w:ascii="Calibri" w:hAnsi="Calibri" w:cs="Calibri"/>
                <w:color w:val="FFFFFF" w:themeColor="background1"/>
                <w:sz w:val="22"/>
                <w:szCs w:val="22"/>
                <w:rPrChange w:id="823" w:author="Matt Doherty" w:date="2019-01-14T17:14:00Z">
                  <w:rPr>
                    <w:ins w:id="824" w:author="Matt Doherty" w:date="2019-01-14T17:01:00Z"/>
                    <w:rFonts w:ascii="Calibri" w:hAnsi="Calibri" w:cs="Calibri"/>
                    <w:color w:val="000000"/>
                    <w:sz w:val="22"/>
                    <w:szCs w:val="22"/>
                  </w:rPr>
                </w:rPrChange>
              </w:rPr>
              <w:pPrChange w:id="825" w:author="Matt Doherty" w:date="2019-01-14T17:03:00Z">
                <w:pPr>
                  <w:autoSpaceDE w:val="0"/>
                  <w:autoSpaceDN w:val="0"/>
                  <w:adjustRightInd w:val="0"/>
                  <w:jc w:val="right"/>
                </w:pPr>
              </w:pPrChange>
            </w:pPr>
            <w:ins w:id="826" w:author="Matt Doherty" w:date="2019-01-14T17:01:00Z">
              <w:r w:rsidRPr="0085313B">
                <w:rPr>
                  <w:rFonts w:ascii="Calibri" w:hAnsi="Calibri" w:cs="Calibri"/>
                  <w:color w:val="FFFFFF" w:themeColor="background1"/>
                  <w:sz w:val="22"/>
                  <w:szCs w:val="22"/>
                  <w:rPrChange w:id="827" w:author="Matt Doherty" w:date="2019-01-14T17:14:00Z">
                    <w:rPr>
                      <w:rFonts w:ascii="Calibri" w:hAnsi="Calibri" w:cs="Calibri"/>
                      <w:color w:val="000000"/>
                      <w:sz w:val="22"/>
                      <w:szCs w:val="22"/>
                    </w:rPr>
                  </w:rPrChange>
                </w:rPr>
                <w:t>C16-CDV</w:t>
              </w:r>
            </w:ins>
          </w:p>
        </w:tc>
        <w:tc>
          <w:tcPr>
            <w:cnfStyle w:val="000010000000" w:firstRow="0" w:lastRow="0" w:firstColumn="0" w:lastColumn="0" w:oddVBand="1" w:evenVBand="0" w:oddHBand="0" w:evenHBand="0" w:firstRowFirstColumn="0" w:firstRowLastColumn="0" w:lastRowFirstColumn="0" w:lastRowLastColumn="0"/>
            <w:tcW w:w="1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828" w:author="Matt Doherty" w:date="2019-01-14T17:15:00Z">
              <w:tcPr>
                <w:tcW w:w="11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0E267FEF" w14:textId="2B50EE45" w:rsidR="00735556" w:rsidRPr="00735556" w:rsidRDefault="00735556" w:rsidP="002912ED">
            <w:pPr>
              <w:autoSpaceDE w:val="0"/>
              <w:autoSpaceDN w:val="0"/>
              <w:adjustRightInd w:val="0"/>
              <w:jc w:val="center"/>
              <w:rPr>
                <w:ins w:id="829" w:author="Matt Doherty" w:date="2019-01-14T17:01:00Z"/>
                <w:rFonts w:ascii="Calibri" w:hAnsi="Calibri" w:cs="Calibri"/>
                <w:color w:val="000000"/>
                <w:sz w:val="22"/>
                <w:szCs w:val="22"/>
              </w:rPr>
            </w:pPr>
            <w:ins w:id="830" w:author="Matt Doherty" w:date="2019-01-14T17:01:00Z">
              <w:r w:rsidRPr="00735556">
                <w:rPr>
                  <w:rFonts w:ascii="Calibri" w:hAnsi="Calibri" w:cs="Calibri"/>
                  <w:color w:val="000000"/>
                  <w:sz w:val="22"/>
                  <w:szCs w:val="22"/>
                </w:rPr>
                <w:t>0.001 ± 0</w:t>
              </w:r>
            </w:ins>
            <w:ins w:id="831" w:author="Matt Doherty" w:date="2019-01-14T17:11:00Z">
              <w:r w:rsidR="002912ED">
                <w:rPr>
                  <w:rFonts w:ascii="Calibri" w:hAnsi="Calibri" w:cs="Calibri"/>
                  <w:color w:val="000000"/>
                  <w:sz w:val="22"/>
                  <w:szCs w:val="22"/>
                </w:rPr>
                <w:t>*</w:t>
              </w:r>
            </w:ins>
          </w:p>
        </w:tc>
        <w:tc>
          <w:tcPr>
            <w:tcW w:w="1150" w:type="dxa"/>
            <w:tcBorders>
              <w:top w:val="single" w:sz="4" w:space="0" w:color="auto"/>
              <w:left w:val="single" w:sz="4" w:space="0" w:color="auto"/>
              <w:bottom w:val="single" w:sz="4" w:space="0" w:color="auto"/>
              <w:right w:val="single" w:sz="4" w:space="0" w:color="auto"/>
            </w:tcBorders>
            <w:vAlign w:val="center"/>
            <w:tcPrChange w:id="832" w:author="Matt Doherty" w:date="2019-01-14T17:15:00Z">
              <w:tcPr>
                <w:tcW w:w="1150" w:type="dxa"/>
                <w:tcBorders>
                  <w:top w:val="single" w:sz="4" w:space="0" w:color="auto"/>
                  <w:left w:val="single" w:sz="4" w:space="0" w:color="auto"/>
                  <w:bottom w:val="single" w:sz="4" w:space="0" w:color="auto"/>
                  <w:right w:val="single" w:sz="4" w:space="0" w:color="auto"/>
                </w:tcBorders>
                <w:vAlign w:val="center"/>
              </w:tcPr>
            </w:tcPrChange>
          </w:tcPr>
          <w:p w14:paraId="7606AC2B"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33" w:author="Matt Doherty" w:date="2019-01-14T17:01:00Z"/>
                <w:rFonts w:ascii="Calibri" w:hAnsi="Calibri" w:cs="Calibri"/>
                <w:color w:val="000000"/>
                <w:sz w:val="22"/>
                <w:szCs w:val="22"/>
              </w:rPr>
            </w:pPr>
            <w:ins w:id="834" w:author="Matt Doherty" w:date="2019-01-14T17:01:00Z">
              <w:r w:rsidRPr="00735556">
                <w:rPr>
                  <w:rFonts w:ascii="Calibri" w:hAnsi="Calibri" w:cs="Calibri"/>
                  <w:color w:val="000000"/>
                  <w:sz w:val="22"/>
                  <w:szCs w:val="22"/>
                </w:rPr>
                <w:t>0.2 ± 0.1</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835" w:author="Matt Doherty" w:date="2019-01-14T17:15:00Z">
              <w:tcPr>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7907DE3C" w14:textId="0BD8CAC8" w:rsidR="00735556" w:rsidRPr="00735556" w:rsidRDefault="00735556" w:rsidP="002912ED">
            <w:pPr>
              <w:autoSpaceDE w:val="0"/>
              <w:autoSpaceDN w:val="0"/>
              <w:adjustRightInd w:val="0"/>
              <w:jc w:val="center"/>
              <w:rPr>
                <w:ins w:id="836" w:author="Matt Doherty" w:date="2019-01-14T17:01:00Z"/>
                <w:rFonts w:ascii="Calibri" w:hAnsi="Calibri" w:cs="Calibri"/>
                <w:color w:val="000000"/>
                <w:sz w:val="22"/>
                <w:szCs w:val="22"/>
              </w:rPr>
            </w:pPr>
            <w:ins w:id="837" w:author="Matt Doherty" w:date="2019-01-14T17:01:00Z">
              <w:r w:rsidRPr="00735556">
                <w:rPr>
                  <w:rFonts w:ascii="Calibri" w:hAnsi="Calibri" w:cs="Calibri"/>
                  <w:color w:val="000000"/>
                  <w:sz w:val="22"/>
                  <w:szCs w:val="22"/>
                </w:rPr>
                <w:t>0.004 ± 0</w:t>
              </w:r>
            </w:ins>
            <w:ins w:id="838" w:author="Matt Doherty" w:date="2019-01-14T17:11:00Z">
              <w:r w:rsidR="002912ED">
                <w:rPr>
                  <w:rFonts w:ascii="Calibri" w:hAnsi="Calibri" w:cs="Calibri"/>
                  <w:color w:val="000000"/>
                  <w:sz w:val="22"/>
                  <w:szCs w:val="22"/>
                </w:rPr>
                <w:t>*</w:t>
              </w:r>
            </w:ins>
          </w:p>
        </w:tc>
        <w:tc>
          <w:tcPr>
            <w:tcW w:w="1150" w:type="dxa"/>
            <w:tcBorders>
              <w:top w:val="single" w:sz="4" w:space="0" w:color="auto"/>
              <w:left w:val="single" w:sz="4" w:space="0" w:color="auto"/>
              <w:bottom w:val="single" w:sz="4" w:space="0" w:color="auto"/>
              <w:right w:val="single" w:sz="4" w:space="0" w:color="auto"/>
            </w:tcBorders>
            <w:vAlign w:val="center"/>
            <w:tcPrChange w:id="839" w:author="Matt Doherty" w:date="2019-01-14T17:15:00Z">
              <w:tcPr>
                <w:tcW w:w="1150" w:type="dxa"/>
                <w:tcBorders>
                  <w:top w:val="single" w:sz="4" w:space="0" w:color="auto"/>
                  <w:left w:val="single" w:sz="4" w:space="0" w:color="auto"/>
                  <w:bottom w:val="single" w:sz="4" w:space="0" w:color="auto"/>
                  <w:right w:val="single" w:sz="4" w:space="0" w:color="auto"/>
                </w:tcBorders>
                <w:vAlign w:val="center"/>
              </w:tcPr>
            </w:tcPrChange>
          </w:tcPr>
          <w:p w14:paraId="3DE5A44D"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40" w:author="Matt Doherty" w:date="2019-01-14T17:01:00Z"/>
                <w:rFonts w:ascii="Calibri" w:hAnsi="Calibri" w:cs="Calibri"/>
                <w:color w:val="000000"/>
                <w:sz w:val="22"/>
                <w:szCs w:val="22"/>
              </w:rPr>
            </w:pPr>
            <w:ins w:id="841" w:author="Matt Doherty" w:date="2019-01-14T17:01:00Z">
              <w:r w:rsidRPr="00735556">
                <w:rPr>
                  <w:rFonts w:ascii="Calibri" w:hAnsi="Calibri" w:cs="Calibri"/>
                  <w:color w:val="000000"/>
                  <w:sz w:val="22"/>
                  <w:szCs w:val="22"/>
                </w:rPr>
                <w:t>0.2 ± 0.1</w:t>
              </w:r>
            </w:ins>
          </w:p>
        </w:tc>
        <w:tc>
          <w:tcPr>
            <w:cnfStyle w:val="000010000000" w:firstRow="0" w:lastRow="0" w:firstColumn="0" w:lastColumn="0" w:oddVBand="1" w:evenVBand="0" w:oddHBand="0" w:evenHBand="0" w:firstRowFirstColumn="0" w:firstRowLastColumn="0" w:lastRowFirstColumn="0" w:lastRowLastColumn="0"/>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842" w:author="Matt Doherty" w:date="2019-01-14T17:15:00Z">
              <w:tcPr>
                <w:tcW w:w="1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2DDCE53B" w14:textId="77777777" w:rsidR="00735556" w:rsidRPr="00735556" w:rsidRDefault="00735556" w:rsidP="002912ED">
            <w:pPr>
              <w:autoSpaceDE w:val="0"/>
              <w:autoSpaceDN w:val="0"/>
              <w:adjustRightInd w:val="0"/>
              <w:jc w:val="center"/>
              <w:rPr>
                <w:ins w:id="843" w:author="Matt Doherty" w:date="2019-01-14T17:01:00Z"/>
                <w:rFonts w:ascii="Calibri" w:hAnsi="Calibri" w:cs="Calibri"/>
                <w:color w:val="000000"/>
                <w:sz w:val="22"/>
                <w:szCs w:val="22"/>
              </w:rPr>
            </w:pPr>
            <w:ins w:id="844" w:author="Matt Doherty" w:date="2019-01-14T17:01:00Z">
              <w:r w:rsidRPr="00735556">
                <w:rPr>
                  <w:rFonts w:ascii="Calibri" w:hAnsi="Calibri" w:cs="Calibri"/>
                  <w:color w:val="000000"/>
                  <w:sz w:val="22"/>
                  <w:szCs w:val="22"/>
                </w:rPr>
                <w:t>0.3 ± 0.2</w:t>
              </w:r>
            </w:ins>
          </w:p>
        </w:tc>
        <w:tc>
          <w:tcPr>
            <w:tcW w:w="1179" w:type="dxa"/>
            <w:tcBorders>
              <w:top w:val="single" w:sz="4" w:space="0" w:color="auto"/>
              <w:left w:val="single" w:sz="4" w:space="0" w:color="auto"/>
              <w:bottom w:val="single" w:sz="4" w:space="0" w:color="auto"/>
              <w:right w:val="single" w:sz="4" w:space="0" w:color="auto"/>
            </w:tcBorders>
            <w:vAlign w:val="center"/>
            <w:tcPrChange w:id="845" w:author="Matt Doherty" w:date="2019-01-14T17:15:00Z">
              <w:tcPr>
                <w:tcW w:w="1095" w:type="dxa"/>
                <w:gridSpan w:val="2"/>
                <w:tcBorders>
                  <w:top w:val="single" w:sz="4" w:space="0" w:color="auto"/>
                  <w:left w:val="single" w:sz="4" w:space="0" w:color="auto"/>
                  <w:bottom w:val="single" w:sz="4" w:space="0" w:color="auto"/>
                  <w:right w:val="single" w:sz="4" w:space="0" w:color="auto"/>
                </w:tcBorders>
                <w:vAlign w:val="center"/>
              </w:tcPr>
            </w:tcPrChange>
          </w:tcPr>
          <w:p w14:paraId="0E52D84F"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46" w:author="Matt Doherty" w:date="2019-01-14T17:01:00Z"/>
                <w:rFonts w:ascii="Calibri" w:hAnsi="Calibri" w:cs="Calibri"/>
                <w:color w:val="000000"/>
                <w:sz w:val="22"/>
                <w:szCs w:val="22"/>
              </w:rPr>
            </w:pPr>
            <w:ins w:id="847" w:author="Matt Doherty" w:date="2019-01-14T17:01:00Z">
              <w:r w:rsidRPr="00735556">
                <w:rPr>
                  <w:rFonts w:ascii="Calibri" w:hAnsi="Calibri" w:cs="Calibri"/>
                  <w:color w:val="000000"/>
                  <w:sz w:val="22"/>
                  <w:szCs w:val="22"/>
                </w:rPr>
                <w:t>0.03 ± 0.01</w:t>
              </w:r>
            </w:ins>
          </w:p>
        </w:tc>
        <w:tc>
          <w:tcPr>
            <w:cnfStyle w:val="000010000000" w:firstRow="0" w:lastRow="0" w:firstColumn="0" w:lastColumn="0" w:oddVBand="1" w:evenVBand="0" w:oddHBand="0" w:evenHBand="0" w:firstRowFirstColumn="0" w:firstRowLastColumn="0" w:lastRowFirstColumn="0" w:lastRowLastColumn="0"/>
            <w:tcW w:w="1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Change w:id="848" w:author="Matt Doherty" w:date="2019-01-14T17:15:00Z">
              <w:tcPr>
                <w:tcW w:w="136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tcPrChange>
          </w:tcPr>
          <w:p w14:paraId="1B411A4E" w14:textId="77777777" w:rsidR="00735556" w:rsidRPr="00735556" w:rsidRDefault="00735556" w:rsidP="002912ED">
            <w:pPr>
              <w:autoSpaceDE w:val="0"/>
              <w:autoSpaceDN w:val="0"/>
              <w:adjustRightInd w:val="0"/>
              <w:jc w:val="center"/>
              <w:rPr>
                <w:ins w:id="849" w:author="Matt Doherty" w:date="2019-01-14T17:01:00Z"/>
                <w:rFonts w:ascii="Calibri" w:hAnsi="Calibri" w:cs="Calibri"/>
                <w:color w:val="000000"/>
                <w:sz w:val="22"/>
                <w:szCs w:val="22"/>
              </w:rPr>
            </w:pPr>
            <w:ins w:id="850" w:author="Matt Doherty" w:date="2019-01-14T17:01:00Z">
              <w:r w:rsidRPr="00735556">
                <w:rPr>
                  <w:rFonts w:ascii="Calibri" w:hAnsi="Calibri" w:cs="Calibri"/>
                  <w:color w:val="000000"/>
                  <w:sz w:val="22"/>
                  <w:szCs w:val="22"/>
                </w:rPr>
                <w:t>1.22 ± 0.8</w:t>
              </w:r>
            </w:ins>
          </w:p>
        </w:tc>
        <w:tc>
          <w:tcPr>
            <w:tcW w:w="1162" w:type="dxa"/>
            <w:tcBorders>
              <w:top w:val="single" w:sz="4" w:space="0" w:color="auto"/>
              <w:left w:val="single" w:sz="4" w:space="0" w:color="auto"/>
              <w:bottom w:val="single" w:sz="4" w:space="0" w:color="auto"/>
              <w:right w:val="single" w:sz="4" w:space="0" w:color="auto"/>
            </w:tcBorders>
            <w:vAlign w:val="center"/>
            <w:tcPrChange w:id="851" w:author="Matt Doherty" w:date="2019-01-14T17:15:00Z">
              <w:tcPr>
                <w:tcW w:w="1162" w:type="dxa"/>
                <w:gridSpan w:val="2"/>
                <w:tcBorders>
                  <w:top w:val="single" w:sz="4" w:space="0" w:color="auto"/>
                  <w:left w:val="single" w:sz="4" w:space="0" w:color="auto"/>
                  <w:bottom w:val="single" w:sz="4" w:space="0" w:color="auto"/>
                  <w:right w:val="single" w:sz="4" w:space="0" w:color="auto"/>
                </w:tcBorders>
                <w:vAlign w:val="center"/>
              </w:tcPr>
            </w:tcPrChange>
          </w:tcPr>
          <w:p w14:paraId="2B9AE061" w14:textId="77777777" w:rsidR="00735556" w:rsidRPr="00735556" w:rsidRDefault="00735556" w:rsidP="002912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ins w:id="852" w:author="Matt Doherty" w:date="2019-01-14T17:01:00Z"/>
                <w:rFonts w:ascii="Calibri" w:hAnsi="Calibri" w:cs="Calibri"/>
                <w:color w:val="000000"/>
                <w:sz w:val="22"/>
                <w:szCs w:val="22"/>
              </w:rPr>
            </w:pPr>
            <w:ins w:id="853" w:author="Matt Doherty" w:date="2019-01-14T17:01:00Z">
              <w:r w:rsidRPr="00735556">
                <w:rPr>
                  <w:rFonts w:ascii="Calibri" w:hAnsi="Calibri" w:cs="Calibri"/>
                  <w:color w:val="000000"/>
                  <w:sz w:val="22"/>
                  <w:szCs w:val="22"/>
                </w:rPr>
                <w:t>4 - 300</w:t>
              </w:r>
            </w:ins>
          </w:p>
        </w:tc>
      </w:tr>
    </w:tbl>
    <w:p w14:paraId="5C9F318B" w14:textId="02611057" w:rsidR="00735556" w:rsidRDefault="002912ED">
      <w:pPr>
        <w:pStyle w:val="FirstParagraph"/>
        <w:rPr>
          <w:ins w:id="854" w:author="Matt Doherty" w:date="2019-01-14T17:00:00Z"/>
        </w:rPr>
      </w:pPr>
      <w:del w:id="855" w:author="Matt Doherty" w:date="2019-01-14T17:13:00Z">
        <w:r w:rsidDel="002912ED">
          <w:rPr>
            <w:noProof/>
          </w:rPr>
          <w:drawing>
            <wp:anchor distT="0" distB="0" distL="114300" distR="114300" simplePos="0" relativeHeight="251659264" behindDoc="0" locked="0" layoutInCell="1" allowOverlap="1" wp14:anchorId="46FD8F58" wp14:editId="194C9917">
              <wp:simplePos x="0" y="0"/>
              <wp:positionH relativeFrom="column">
                <wp:posOffset>0</wp:posOffset>
              </wp:positionH>
              <wp:positionV relativeFrom="paragraph">
                <wp:posOffset>356235</wp:posOffset>
              </wp:positionV>
              <wp:extent cx="6851650" cy="3854450"/>
              <wp:effectExtent l="0" t="0" r="0" b="0"/>
              <wp:wrapTopAndBottom/>
              <wp:docPr id="3" name="Picture 3" descr="C:\Users\mdoherty\AppData\Local\Microsoft\Windows\INetCache\Content.Word\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herty\AppData\Local\Microsoft\Windows\INetCache\Content.Word\tabl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9C73BA1" w14:textId="7CBD9F04" w:rsidR="00C47328" w:rsidDel="002912ED" w:rsidRDefault="00B2567A">
      <w:pPr>
        <w:pStyle w:val="FirstParagraph"/>
        <w:rPr>
          <w:del w:id="856" w:author="Matt Doherty" w:date="2019-01-14T17:13:00Z"/>
        </w:rPr>
      </w:pPr>
      <w:del w:id="857" w:author="Matt Doherty" w:date="2019-01-14T17:13:00Z">
        <w:r w:rsidDel="002912ED">
          <w:delText>Table 1. Antiviral activity (EC50) and corresponding cytotoxicity (CC50) for each test compound against multiple DNA viruses (n=3 each). *indicates equivalent replicate measurements</w:delText>
        </w:r>
      </w:del>
    </w:p>
    <w:p w14:paraId="3B474DC1" w14:textId="4A4989B2" w:rsidR="008C2613" w:rsidDel="002912ED" w:rsidRDefault="008C2613">
      <w:pPr>
        <w:pStyle w:val="BodyText"/>
        <w:rPr>
          <w:del w:id="858" w:author="Matt Doherty" w:date="2019-01-14T17:13:00Z"/>
        </w:rPr>
      </w:pPr>
    </w:p>
    <w:p w14:paraId="397EBCC8" w14:textId="77777777" w:rsidR="008C2613" w:rsidRDefault="008C2613">
      <w:pPr>
        <w:rPr>
          <w:rFonts w:ascii="Arial" w:hAnsi="Arial"/>
          <w:sz w:val="22"/>
        </w:rPr>
      </w:pPr>
      <w:r>
        <w:br w:type="page"/>
      </w:r>
    </w:p>
    <w:p w14:paraId="4E1D0C10" w14:textId="25C97C38" w:rsidR="00C47328" w:rsidDel="0085313B" w:rsidRDefault="0085313B">
      <w:pPr>
        <w:pStyle w:val="BodyText"/>
        <w:rPr>
          <w:del w:id="859" w:author="Matt Doherty" w:date="2019-01-14T17:17:00Z"/>
        </w:rPr>
      </w:pPr>
      <w:r>
        <w:rPr>
          <w:noProof/>
        </w:rPr>
        <w:drawing>
          <wp:anchor distT="0" distB="0" distL="114300" distR="114300" simplePos="0" relativeHeight="251660288" behindDoc="0" locked="0" layoutInCell="1" allowOverlap="1" wp14:anchorId="087106A1" wp14:editId="5429FFF5">
            <wp:simplePos x="0" y="0"/>
            <wp:positionH relativeFrom="column">
              <wp:posOffset>0</wp:posOffset>
            </wp:positionH>
            <wp:positionV relativeFrom="paragraph">
              <wp:posOffset>456565</wp:posOffset>
            </wp:positionV>
            <wp:extent cx="6851650" cy="3854450"/>
            <wp:effectExtent l="0" t="0" r="0" b="0"/>
            <wp:wrapTopAndBottom/>
            <wp:docPr id="4" name="Picture 4" descr="C:\Users\mdoherty\AppData\Local\Microsoft\Windows\INetCache\Content.Word\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herty\AppData\Local\Microsoft\Windows\INetCache\Content.Word\tabl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14:sizeRelH relativeFrom="page">
              <wp14:pctWidth>0</wp14:pctWidth>
            </wp14:sizeRelH>
            <wp14:sizeRelV relativeFrom="page">
              <wp14:pctHeight>0</wp14:pctHeight>
            </wp14:sizeRelV>
          </wp:anchor>
        </w:drawing>
      </w:r>
      <w:del w:id="860" w:author="Matt Doherty" w:date="2019-01-14T17:17:00Z">
        <w:r w:rsidR="00B2567A" w:rsidDel="0085313B">
          <w:delText xml:space="preserve">Table 2. Relative enhancement in antiviral activity of each prodrug compared to </w:delText>
        </w:r>
      </w:del>
      <w:del w:id="861" w:author="Matt Doherty" w:date="2019-01-14T17:16:00Z">
        <w:r w:rsidR="00B2567A" w:rsidDel="0085313B">
          <w:delText xml:space="preserve">Cidofovir </w:delText>
        </w:r>
      </w:del>
      <w:del w:id="862" w:author="Matt Doherty" w:date="2019-01-14T17:17:00Z">
        <w:r w:rsidR="00B2567A" w:rsidDel="0085313B">
          <w:delText>(represented as EC50 [Prodrug]:EC50 [CDV]). SI50 to SI50?</w:delText>
        </w:r>
      </w:del>
    </w:p>
    <w:p w14:paraId="4B649F9F" w14:textId="05188AFA" w:rsidR="00C47328" w:rsidDel="0085313B" w:rsidRDefault="00C47328">
      <w:pPr>
        <w:pStyle w:val="BodyText"/>
        <w:rPr>
          <w:del w:id="863" w:author="Matt Doherty" w:date="2019-01-14T17:17:00Z"/>
        </w:rPr>
      </w:pPr>
    </w:p>
    <w:p w14:paraId="6E4C807C" w14:textId="4153B6E6" w:rsidR="008C2613" w:rsidDel="0085313B" w:rsidRDefault="0085313B">
      <w:pPr>
        <w:pStyle w:val="BodyText"/>
        <w:rPr>
          <w:del w:id="864" w:author="Matt Doherty" w:date="2019-01-14T17:17:00Z"/>
        </w:rPr>
      </w:pPr>
      <w:ins w:id="865" w:author="Matt Doherty" w:date="2019-01-14T17:16:00Z">
        <w:r>
          <w:rPr>
            <w:noProof/>
          </w:rPr>
          <mc:AlternateContent>
            <mc:Choice Requires="wps">
              <w:drawing>
                <wp:anchor distT="0" distB="0" distL="114300" distR="114300" simplePos="0" relativeHeight="251681792" behindDoc="0" locked="0" layoutInCell="1" allowOverlap="1" wp14:anchorId="3423F0CE" wp14:editId="0010B141">
                  <wp:simplePos x="0" y="0"/>
                  <wp:positionH relativeFrom="column">
                    <wp:posOffset>0</wp:posOffset>
                  </wp:positionH>
                  <wp:positionV relativeFrom="paragraph">
                    <wp:posOffset>-457200</wp:posOffset>
                  </wp:positionV>
                  <wp:extent cx="6851650" cy="457200"/>
                  <wp:effectExtent l="0" t="0" r="8890" b="9525"/>
                  <wp:wrapTopAndBottom/>
                  <wp:docPr id="27" name="Text Box 27"/>
                  <wp:cNvGraphicFramePr/>
                  <a:graphic xmlns:a="http://schemas.openxmlformats.org/drawingml/2006/main">
                    <a:graphicData uri="http://schemas.microsoft.com/office/word/2010/wordprocessingShape">
                      <wps:wsp>
                        <wps:cNvSpPr txBox="1"/>
                        <wps:spPr>
                          <a:xfrm>
                            <a:off x="0" y="0"/>
                            <a:ext cx="6851650" cy="457200"/>
                          </a:xfrm>
                          <a:prstGeom prst="rect">
                            <a:avLst/>
                          </a:prstGeom>
                          <a:solidFill>
                            <a:prstClr val="white"/>
                          </a:solidFill>
                          <a:ln>
                            <a:noFill/>
                          </a:ln>
                        </wps:spPr>
                        <wps:txbx>
                          <w:txbxContent>
                            <w:p w14:paraId="0A18D2F3" w14:textId="136DFBAF" w:rsidR="00EB5305" w:rsidRPr="0085313B" w:rsidRDefault="00EB5305">
                              <w:pPr>
                                <w:pStyle w:val="Caption"/>
                                <w:rPr>
                                  <w:rFonts w:cs="Arial"/>
                                  <w:noProof/>
                                  <w:rPrChange w:id="866" w:author="Matt Doherty" w:date="2019-01-14T17:16:00Z">
                                    <w:rPr>
                                      <w:noProof/>
                                    </w:rPr>
                                  </w:rPrChange>
                                </w:rPr>
                                <w:pPrChange w:id="867" w:author="Matt Doherty" w:date="2019-01-14T17:16:00Z">
                                  <w:pPr>
                                    <w:pStyle w:val="BodyText"/>
                                  </w:pPr>
                                </w:pPrChange>
                              </w:pPr>
                              <w:ins w:id="868" w:author="Matt Doherty" w:date="2019-01-14T17:16:00Z">
                                <w:r w:rsidRPr="0085313B">
                                  <w:rPr>
                                    <w:rFonts w:ascii="Arial" w:hAnsi="Arial" w:cs="Arial"/>
                                    <w:i w:val="0"/>
                                    <w:rPrChange w:id="869" w:author="Matt Doherty" w:date="2019-01-14T17:16:00Z">
                                      <w:rPr>
                                        <w:i/>
                                      </w:rPr>
                                    </w:rPrChange>
                                  </w:rPr>
                                  <w:t xml:space="preserve">Table </w:t>
                                </w:r>
                                <w:r w:rsidRPr="0085313B">
                                  <w:rPr>
                                    <w:rFonts w:ascii="Arial" w:hAnsi="Arial" w:cs="Arial"/>
                                    <w:i w:val="0"/>
                                    <w:rPrChange w:id="870" w:author="Matt Doherty" w:date="2019-01-14T17:16:00Z">
                                      <w:rPr>
                                        <w:i/>
                                      </w:rPr>
                                    </w:rPrChange>
                                  </w:rPr>
                                  <w:fldChar w:fldCharType="begin"/>
                                </w:r>
                                <w:r w:rsidRPr="0085313B">
                                  <w:rPr>
                                    <w:rFonts w:ascii="Arial" w:hAnsi="Arial" w:cs="Arial"/>
                                    <w:i w:val="0"/>
                                    <w:rPrChange w:id="871" w:author="Matt Doherty" w:date="2019-01-14T17:16:00Z">
                                      <w:rPr>
                                        <w:i/>
                                      </w:rPr>
                                    </w:rPrChange>
                                  </w:rPr>
                                  <w:instrText xml:space="preserve"> SEQ Table \* ARABIC </w:instrText>
                                </w:r>
                              </w:ins>
                              <w:r w:rsidRPr="0085313B">
                                <w:rPr>
                                  <w:rFonts w:ascii="Arial" w:hAnsi="Arial" w:cs="Arial"/>
                                  <w:i w:val="0"/>
                                  <w:rPrChange w:id="872" w:author="Matt Doherty" w:date="2019-01-14T17:16:00Z">
                                    <w:rPr>
                                      <w:i/>
                                    </w:rPr>
                                  </w:rPrChange>
                                </w:rPr>
                                <w:fldChar w:fldCharType="separate"/>
                              </w:r>
                              <w:ins w:id="873" w:author="Matt Doherty" w:date="2019-01-14T17:22:00Z">
                                <w:r>
                                  <w:rPr>
                                    <w:rFonts w:ascii="Arial" w:hAnsi="Arial" w:cs="Arial"/>
                                    <w:i w:val="0"/>
                                    <w:noProof/>
                                  </w:rPr>
                                  <w:t>2</w:t>
                                </w:r>
                              </w:ins>
                              <w:ins w:id="874" w:author="Matt Doherty" w:date="2019-01-14T17:16:00Z">
                                <w:r w:rsidRPr="0085313B">
                                  <w:rPr>
                                    <w:rFonts w:ascii="Arial" w:hAnsi="Arial" w:cs="Arial"/>
                                    <w:i w:val="0"/>
                                    <w:rPrChange w:id="875" w:author="Matt Doherty" w:date="2019-01-14T17:16:00Z">
                                      <w:rPr>
                                        <w:i/>
                                      </w:rPr>
                                    </w:rPrChange>
                                  </w:rPr>
                                  <w:fldChar w:fldCharType="end"/>
                                </w:r>
                              </w:ins>
                              <w:ins w:id="876" w:author="Matt Doherty" w:date="2019-01-14T17:19:00Z">
                                <w:r>
                                  <w:rPr>
                                    <w:rFonts w:ascii="Arial" w:hAnsi="Arial" w:cs="Arial"/>
                                    <w:i w:val="0"/>
                                  </w:rPr>
                                  <w:t>.</w:t>
                                </w:r>
                              </w:ins>
                              <w:ins w:id="877" w:author="Matt Doherty" w:date="2019-01-14T17:16:00Z">
                                <w:r w:rsidRPr="0085313B">
                                  <w:rPr>
                                    <w:rFonts w:ascii="Arial" w:hAnsi="Arial" w:cs="Arial"/>
                                    <w:i w:val="0"/>
                                    <w:rPrChange w:id="878" w:author="Matt Doherty" w:date="2019-01-14T17:16:00Z">
                                      <w:rPr>
                                        <w:i/>
                                      </w:rPr>
                                    </w:rPrChange>
                                  </w:rPr>
                                  <w:t xml:space="preserve"> Relative enhancement in antiviral activity of each prodrug compared to CDV (represented as EC50 [Prodrug]:EC50 [CDV]).</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23F0CE" id="_x0000_t202" coordsize="21600,21600" o:spt="202" path="m,l,21600r21600,l21600,xe">
                  <v:stroke joinstyle="miter"/>
                  <v:path gradientshapeok="t" o:connecttype="rect"/>
                </v:shapetype>
                <v:shape id="Text Box 27" o:spid="_x0000_s1026" type="#_x0000_t202" style="position:absolute;margin-left:0;margin-top:-36pt;width:539.5pt;height:3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rlMAIAAGkEAAAOAAAAZHJzL2Uyb0RvYy54bWysVFFv2yAQfp+0/4B4X5xES1p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" stroked="f">
                  <v:textbox inset="0,0,0,0">
                    <w:txbxContent>
                      <w:p w14:paraId="0A18D2F3" w14:textId="136DFBAF" w:rsidR="00EB5305" w:rsidRPr="0085313B" w:rsidRDefault="00EB5305" w:rsidP="0085313B">
                        <w:pPr>
                          <w:pStyle w:val="Caption"/>
                          <w:rPr>
                            <w:rFonts w:ascii="Arial" w:hAnsi="Arial" w:cs="Arial"/>
                            <w:i w:val="0"/>
                            <w:noProof/>
                            <w:rPrChange w:id="891" w:author="Matt Doherty" w:date="2019-01-14T17:16:00Z">
                              <w:rPr>
                                <w:noProof/>
                              </w:rPr>
                            </w:rPrChange>
                          </w:rPr>
                          <w:pPrChange w:id="892" w:author="Matt Doherty" w:date="2019-01-14T17:16:00Z">
                            <w:pPr>
                              <w:pStyle w:val="BodyText"/>
                            </w:pPr>
                          </w:pPrChange>
                        </w:pPr>
                        <w:ins w:id="893" w:author="Matt Doherty" w:date="2019-01-14T17:16:00Z">
                          <w:r w:rsidRPr="0085313B">
                            <w:rPr>
                              <w:rFonts w:ascii="Arial" w:hAnsi="Arial" w:cs="Arial"/>
                              <w:i w:val="0"/>
                              <w:rPrChange w:id="894" w:author="Matt Doherty" w:date="2019-01-14T17:16:00Z">
                                <w:rPr/>
                              </w:rPrChange>
                            </w:rPr>
                            <w:t xml:space="preserve">Table </w:t>
                          </w:r>
                          <w:r w:rsidRPr="0085313B">
                            <w:rPr>
                              <w:rFonts w:ascii="Arial" w:hAnsi="Arial" w:cs="Arial"/>
                              <w:i w:val="0"/>
                              <w:rPrChange w:id="895" w:author="Matt Doherty" w:date="2019-01-14T17:16:00Z">
                                <w:rPr/>
                              </w:rPrChange>
                            </w:rPr>
                            <w:fldChar w:fldCharType="begin"/>
                          </w:r>
                          <w:r w:rsidRPr="0085313B">
                            <w:rPr>
                              <w:rFonts w:ascii="Arial" w:hAnsi="Arial" w:cs="Arial"/>
                              <w:i w:val="0"/>
                              <w:rPrChange w:id="896" w:author="Matt Doherty" w:date="2019-01-14T17:16:00Z">
                                <w:rPr/>
                              </w:rPrChange>
                            </w:rPr>
                            <w:instrText xml:space="preserve"> SEQ Table \* ARABIC </w:instrText>
                          </w:r>
                        </w:ins>
                        <w:r w:rsidRPr="0085313B">
                          <w:rPr>
                            <w:rFonts w:ascii="Arial" w:hAnsi="Arial" w:cs="Arial"/>
                            <w:i w:val="0"/>
                            <w:rPrChange w:id="897" w:author="Matt Doherty" w:date="2019-01-14T17:16:00Z">
                              <w:rPr/>
                            </w:rPrChange>
                          </w:rPr>
                          <w:fldChar w:fldCharType="separate"/>
                        </w:r>
                        <w:ins w:id="898" w:author="Matt Doherty" w:date="2019-01-14T17:22:00Z">
                          <w:r>
                            <w:rPr>
                              <w:rFonts w:ascii="Arial" w:hAnsi="Arial" w:cs="Arial"/>
                              <w:i w:val="0"/>
                              <w:noProof/>
                            </w:rPr>
                            <w:t>2</w:t>
                          </w:r>
                        </w:ins>
                        <w:ins w:id="899" w:author="Matt Doherty" w:date="2019-01-14T17:16:00Z">
                          <w:r w:rsidRPr="0085313B">
                            <w:rPr>
                              <w:rFonts w:ascii="Arial" w:hAnsi="Arial" w:cs="Arial"/>
                              <w:i w:val="0"/>
                              <w:rPrChange w:id="900" w:author="Matt Doherty" w:date="2019-01-14T17:16:00Z">
                                <w:rPr/>
                              </w:rPrChange>
                            </w:rPr>
                            <w:fldChar w:fldCharType="end"/>
                          </w:r>
                        </w:ins>
                        <w:ins w:id="901" w:author="Matt Doherty" w:date="2019-01-14T17:19:00Z">
                          <w:r>
                            <w:rPr>
                              <w:rFonts w:ascii="Arial" w:hAnsi="Arial" w:cs="Arial"/>
                              <w:i w:val="0"/>
                            </w:rPr>
                            <w:t>.</w:t>
                          </w:r>
                        </w:ins>
                        <w:ins w:id="902" w:author="Matt Doherty" w:date="2019-01-14T17:16:00Z">
                          <w:r w:rsidRPr="0085313B">
                            <w:rPr>
                              <w:rFonts w:ascii="Arial" w:hAnsi="Arial" w:cs="Arial"/>
                              <w:i w:val="0"/>
                              <w:rPrChange w:id="903" w:author="Matt Doherty" w:date="2019-01-14T17:16:00Z">
                                <w:rPr/>
                              </w:rPrChange>
                            </w:rPr>
                            <w:t xml:space="preserve"> Relative enhancement in antiviral activity of each prodrug compared to CDV (represented as EC50 [Prodrug]:EC50 [CDV]).</w:t>
                          </w:r>
                        </w:ins>
                      </w:p>
                    </w:txbxContent>
                  </v:textbox>
                  <w10:wrap type="topAndBottom"/>
                </v:shape>
              </w:pict>
            </mc:Fallback>
          </mc:AlternateContent>
        </w:r>
      </w:ins>
    </w:p>
    <w:p w14:paraId="07E9FA34" w14:textId="77777777" w:rsidR="008C2613" w:rsidRDefault="008C2613">
      <w:pPr>
        <w:pStyle w:val="BodyText"/>
      </w:pPr>
    </w:p>
    <w:p w14:paraId="52141112" w14:textId="23F55ADB" w:rsidR="0085313B" w:rsidRDefault="008C2613" w:rsidP="0085313B">
      <w:pPr>
        <w:pStyle w:val="BodyText"/>
        <w:rPr>
          <w:ins w:id="879" w:author="Matt Doherty" w:date="2019-01-14T17:22:00Z"/>
        </w:rPr>
      </w:pPr>
      <w:r>
        <w:br w:type="page"/>
      </w:r>
    </w:p>
    <w:p w14:paraId="68B11297" w14:textId="018440E3" w:rsidR="0085313B" w:rsidRDefault="0085313B" w:rsidP="0085313B">
      <w:pPr>
        <w:pStyle w:val="BodyText"/>
        <w:rPr>
          <w:ins w:id="880" w:author="Matt Doherty" w:date="2019-01-14T17:22:00Z"/>
        </w:rPr>
      </w:pPr>
      <w:ins w:id="881" w:author="Matt Doherty" w:date="2019-01-14T17:22:00Z">
        <w:r>
          <w:rPr>
            <w:noProof/>
          </w:rPr>
          <w:drawing>
            <wp:anchor distT="0" distB="0" distL="114300" distR="114300" simplePos="0" relativeHeight="251685888" behindDoc="0" locked="0" layoutInCell="1" allowOverlap="1" wp14:anchorId="2FDD4FA7" wp14:editId="4035CDAC">
              <wp:simplePos x="0" y="0"/>
              <wp:positionH relativeFrom="column">
                <wp:posOffset>66675</wp:posOffset>
              </wp:positionH>
              <wp:positionV relativeFrom="paragraph">
                <wp:posOffset>257175</wp:posOffset>
              </wp:positionV>
              <wp:extent cx="6851650" cy="2257425"/>
              <wp:effectExtent l="0" t="0" r="8890" b="0"/>
              <wp:wrapTopAndBottom/>
              <wp:docPr id="29" name="Picture 29" descr="C:\Users\mdoherty\AppData\Local\Microsoft\Windows\INetCache\Content.Word\tab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herty\AppData\Local\Microsoft\Windows\INetCache\Content.Word\table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433"/>
                      <a:stretch/>
                    </pic:blipFill>
                    <pic:spPr bwMode="auto">
                      <a:xfrm>
                        <a:off x="0" y="0"/>
                        <a:ext cx="6851650" cy="225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3BB25599" wp14:editId="49B9E2A9">
                  <wp:simplePos x="0" y="0"/>
                  <wp:positionH relativeFrom="column">
                    <wp:posOffset>180975</wp:posOffset>
                  </wp:positionH>
                  <wp:positionV relativeFrom="paragraph">
                    <wp:posOffset>662305</wp:posOffset>
                  </wp:positionV>
                  <wp:extent cx="6851650" cy="266700"/>
                  <wp:effectExtent l="0" t="0" r="6350" b="0"/>
                  <wp:wrapTopAndBottom/>
                  <wp:docPr id="30" name="Text Box 30"/>
                  <wp:cNvGraphicFramePr/>
                  <a:graphic xmlns:a="http://schemas.openxmlformats.org/drawingml/2006/main">
                    <a:graphicData uri="http://schemas.microsoft.com/office/word/2010/wordprocessingShape">
                      <wps:wsp>
                        <wps:cNvSpPr txBox="1"/>
                        <wps:spPr>
                          <a:xfrm>
                            <a:off x="0" y="0"/>
                            <a:ext cx="6851650" cy="266700"/>
                          </a:xfrm>
                          <a:prstGeom prst="rect">
                            <a:avLst/>
                          </a:prstGeom>
                          <a:solidFill>
                            <a:prstClr val="white"/>
                          </a:solidFill>
                          <a:ln>
                            <a:noFill/>
                          </a:ln>
                        </wps:spPr>
                        <wps:txbx>
                          <w:txbxContent>
                            <w:p w14:paraId="6660CE7E" w14:textId="51F9AEE9" w:rsidR="00EB5305" w:rsidRPr="0085313B" w:rsidRDefault="00EB5305">
                              <w:pPr>
                                <w:pStyle w:val="Caption"/>
                                <w:rPr>
                                  <w:rFonts w:cs="Arial"/>
                                  <w:rPrChange w:id="882" w:author="Matt Doherty" w:date="2019-01-14T17:23:00Z">
                                    <w:rPr/>
                                  </w:rPrChange>
                                </w:rPr>
                                <w:pPrChange w:id="883" w:author="Matt Doherty" w:date="2019-01-14T17:22:00Z">
                                  <w:pPr>
                                    <w:pStyle w:val="BodyText"/>
                                  </w:pPr>
                                </w:pPrChange>
                              </w:pPr>
                              <w:ins w:id="884" w:author="Matt Doherty" w:date="2019-01-14T17:22:00Z">
                                <w:r w:rsidRPr="0085313B">
                                  <w:rPr>
                                    <w:rFonts w:ascii="Arial" w:hAnsi="Arial" w:cs="Arial"/>
                                    <w:i w:val="0"/>
                                    <w:rPrChange w:id="885" w:author="Matt Doherty" w:date="2019-01-14T17:23:00Z">
                                      <w:rPr>
                                        <w:i/>
                                      </w:rPr>
                                    </w:rPrChange>
                                  </w:rPr>
                                  <w:t xml:space="preserve">Table </w:t>
                                </w:r>
                                <w:r w:rsidRPr="0085313B">
                                  <w:rPr>
                                    <w:rFonts w:ascii="Arial" w:hAnsi="Arial" w:cs="Arial"/>
                                    <w:i w:val="0"/>
                                    <w:rPrChange w:id="886" w:author="Matt Doherty" w:date="2019-01-14T17:23:00Z">
                                      <w:rPr>
                                        <w:i/>
                                      </w:rPr>
                                    </w:rPrChange>
                                  </w:rPr>
                                  <w:fldChar w:fldCharType="begin"/>
                                </w:r>
                                <w:r w:rsidRPr="0085313B">
                                  <w:rPr>
                                    <w:rFonts w:ascii="Arial" w:hAnsi="Arial" w:cs="Arial"/>
                                    <w:i w:val="0"/>
                                    <w:rPrChange w:id="887" w:author="Matt Doherty" w:date="2019-01-14T17:23:00Z">
                                      <w:rPr>
                                        <w:i/>
                                      </w:rPr>
                                    </w:rPrChange>
                                  </w:rPr>
                                  <w:instrText xml:space="preserve"> SEQ Table \* ARABIC </w:instrText>
                                </w:r>
                              </w:ins>
                              <w:r w:rsidRPr="0085313B">
                                <w:rPr>
                                  <w:rFonts w:ascii="Arial" w:hAnsi="Arial" w:cs="Arial"/>
                                  <w:i w:val="0"/>
                                  <w:rPrChange w:id="888" w:author="Matt Doherty" w:date="2019-01-14T17:23:00Z">
                                    <w:rPr>
                                      <w:i/>
                                    </w:rPr>
                                  </w:rPrChange>
                                </w:rPr>
                                <w:fldChar w:fldCharType="separate"/>
                              </w:r>
                              <w:ins w:id="889" w:author="Matt Doherty" w:date="2019-01-14T17:22:00Z">
                                <w:r w:rsidRPr="0085313B">
                                  <w:rPr>
                                    <w:rFonts w:ascii="Arial" w:hAnsi="Arial" w:cs="Arial"/>
                                    <w:i w:val="0"/>
                                    <w:noProof/>
                                    <w:rPrChange w:id="890" w:author="Matt Doherty" w:date="2019-01-14T17:23:00Z">
                                      <w:rPr>
                                        <w:i/>
                                        <w:noProof/>
                                      </w:rPr>
                                    </w:rPrChange>
                                  </w:rPr>
                                  <w:t>3</w:t>
                                </w:r>
                                <w:r w:rsidRPr="0085313B">
                                  <w:rPr>
                                    <w:rFonts w:ascii="Arial" w:hAnsi="Arial" w:cs="Arial"/>
                                    <w:i w:val="0"/>
                                    <w:rPrChange w:id="891" w:author="Matt Doherty" w:date="2019-01-14T17:23:00Z">
                                      <w:rPr>
                                        <w:i/>
                                      </w:rPr>
                                    </w:rPrChange>
                                  </w:rPr>
                                  <w:fldChar w:fldCharType="end"/>
                                </w:r>
                                <w:r w:rsidRPr="0085313B">
                                  <w:rPr>
                                    <w:rFonts w:ascii="Arial" w:hAnsi="Arial" w:cs="Arial"/>
                                    <w:i w:val="0"/>
                                    <w:rPrChange w:id="892" w:author="Matt Doherty" w:date="2019-01-14T17:23:00Z">
                                      <w:rPr>
                                        <w:i/>
                                      </w:rPr>
                                    </w:rPrChange>
                                  </w:rPr>
                                  <w:t xml:space="preserve">. PK Parameter Estimates in Whole Blood following Administration of </w:t>
                                </w:r>
                                <w:r w:rsidRPr="0085313B">
                                  <w:rPr>
                                    <w:rFonts w:ascii="Arial" w:eastAsiaTheme="minorEastAsia" w:hAnsi="Arial" w:cs="Arial"/>
                                    <w:i w:val="0"/>
                                    <w:vertAlign w:val="superscript"/>
                                    <w:rPrChange w:id="893" w:author="Matt Doherty" w:date="2019-01-14T17:23:00Z">
                                      <w:rPr>
                                        <w:rFonts w:eastAsiaTheme="minorEastAsia"/>
                                        <w:i/>
                                        <w:vertAlign w:val="superscript"/>
                                      </w:rPr>
                                    </w:rPrChange>
                                  </w:rPr>
                                  <w:t>14</w:t>
                                </w:r>
                                <w:r w:rsidRPr="0085313B">
                                  <w:rPr>
                                    <w:rFonts w:ascii="Arial" w:hAnsi="Arial" w:cs="Arial"/>
                                    <w:i w:val="0"/>
                                    <w:rPrChange w:id="894" w:author="Matt Doherty" w:date="2019-01-14T17:23:00Z">
                                      <w:rPr>
                                        <w:i/>
                                      </w:rPr>
                                    </w:rPrChange>
                                  </w:rPr>
                                  <w:t>C-C16-Tyr-CDV</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25599" id="Text Box 30" o:spid="_x0000_s1027" type="#_x0000_t202" style="position:absolute;margin-left:14.25pt;margin-top:52.15pt;width:539.5pt;height:21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" stroked="f">
                  <v:textbox inset="0,0,0,0">
                    <w:txbxContent>
                      <w:p w14:paraId="6660CE7E" w14:textId="51F9AEE9" w:rsidR="00EB5305" w:rsidRPr="0085313B" w:rsidRDefault="00EB5305" w:rsidP="0085313B">
                        <w:pPr>
                          <w:pStyle w:val="Caption"/>
                          <w:rPr>
                            <w:rFonts w:ascii="Arial" w:hAnsi="Arial" w:cs="Arial"/>
                            <w:i w:val="0"/>
                            <w:rPrChange w:id="920" w:author="Matt Doherty" w:date="2019-01-14T17:23:00Z">
                              <w:rPr/>
                            </w:rPrChange>
                          </w:rPr>
                          <w:pPrChange w:id="921" w:author="Matt Doherty" w:date="2019-01-14T17:22:00Z">
                            <w:pPr>
                              <w:pStyle w:val="BodyText"/>
                            </w:pPr>
                          </w:pPrChange>
                        </w:pPr>
                        <w:ins w:id="922" w:author="Matt Doherty" w:date="2019-01-14T17:22:00Z">
                          <w:r w:rsidRPr="0085313B">
                            <w:rPr>
                              <w:rFonts w:ascii="Arial" w:hAnsi="Arial" w:cs="Arial"/>
                              <w:i w:val="0"/>
                              <w:rPrChange w:id="923" w:author="Matt Doherty" w:date="2019-01-14T17:23:00Z">
                                <w:rPr/>
                              </w:rPrChange>
                            </w:rPr>
                            <w:t xml:space="preserve">Table </w:t>
                          </w:r>
                          <w:r w:rsidRPr="0085313B">
                            <w:rPr>
                              <w:rFonts w:ascii="Arial" w:hAnsi="Arial" w:cs="Arial"/>
                              <w:i w:val="0"/>
                              <w:rPrChange w:id="924" w:author="Matt Doherty" w:date="2019-01-14T17:23:00Z">
                                <w:rPr/>
                              </w:rPrChange>
                            </w:rPr>
                            <w:fldChar w:fldCharType="begin"/>
                          </w:r>
                          <w:r w:rsidRPr="0085313B">
                            <w:rPr>
                              <w:rFonts w:ascii="Arial" w:hAnsi="Arial" w:cs="Arial"/>
                              <w:i w:val="0"/>
                              <w:rPrChange w:id="925" w:author="Matt Doherty" w:date="2019-01-14T17:23:00Z">
                                <w:rPr/>
                              </w:rPrChange>
                            </w:rPr>
                            <w:instrText xml:space="preserve"> SEQ Table \* ARABIC </w:instrText>
                          </w:r>
                        </w:ins>
                        <w:r w:rsidRPr="0085313B">
                          <w:rPr>
                            <w:rFonts w:ascii="Arial" w:hAnsi="Arial" w:cs="Arial"/>
                            <w:i w:val="0"/>
                            <w:rPrChange w:id="926" w:author="Matt Doherty" w:date="2019-01-14T17:23:00Z">
                              <w:rPr/>
                            </w:rPrChange>
                          </w:rPr>
                          <w:fldChar w:fldCharType="separate"/>
                        </w:r>
                        <w:ins w:id="927" w:author="Matt Doherty" w:date="2019-01-14T17:22:00Z">
                          <w:r w:rsidRPr="0085313B">
                            <w:rPr>
                              <w:rFonts w:ascii="Arial" w:hAnsi="Arial" w:cs="Arial"/>
                              <w:i w:val="0"/>
                              <w:noProof/>
                              <w:rPrChange w:id="928" w:author="Matt Doherty" w:date="2019-01-14T17:23:00Z">
                                <w:rPr>
                                  <w:noProof/>
                                </w:rPr>
                              </w:rPrChange>
                            </w:rPr>
                            <w:t>3</w:t>
                          </w:r>
                          <w:r w:rsidRPr="0085313B">
                            <w:rPr>
                              <w:rFonts w:ascii="Arial" w:hAnsi="Arial" w:cs="Arial"/>
                              <w:i w:val="0"/>
                              <w:rPrChange w:id="929" w:author="Matt Doherty" w:date="2019-01-14T17:23:00Z">
                                <w:rPr/>
                              </w:rPrChange>
                            </w:rPr>
                            <w:fldChar w:fldCharType="end"/>
                          </w:r>
                          <w:r w:rsidRPr="0085313B">
                            <w:rPr>
                              <w:rFonts w:ascii="Arial" w:hAnsi="Arial" w:cs="Arial"/>
                              <w:i w:val="0"/>
                              <w:rPrChange w:id="930" w:author="Matt Doherty" w:date="2019-01-14T17:23:00Z">
                                <w:rPr/>
                              </w:rPrChange>
                            </w:rPr>
                            <w:t xml:space="preserve">. PK Parameter Estimates in Whole Blood following Administration of </w:t>
                          </w:r>
                          <w:r w:rsidRPr="0085313B">
                            <w:rPr>
                              <w:rFonts w:ascii="Arial" w:eastAsiaTheme="minorEastAsia" w:hAnsi="Arial" w:cs="Arial"/>
                              <w:i w:val="0"/>
                              <w:vertAlign w:val="superscript"/>
                              <w:rPrChange w:id="931" w:author="Matt Doherty" w:date="2019-01-14T17:23:00Z">
                                <w:rPr>
                                  <w:rFonts w:eastAsiaTheme="minorEastAsia"/>
                                  <w:vertAlign w:val="superscript"/>
                                </w:rPr>
                              </w:rPrChange>
                            </w:rPr>
                            <w:t>14</w:t>
                          </w:r>
                          <w:r w:rsidRPr="0085313B">
                            <w:rPr>
                              <w:rFonts w:ascii="Arial" w:hAnsi="Arial" w:cs="Arial"/>
                              <w:i w:val="0"/>
                              <w:rPrChange w:id="932" w:author="Matt Doherty" w:date="2019-01-14T17:23:00Z">
                                <w:rPr/>
                              </w:rPrChange>
                            </w:rPr>
                            <w:t>C-C16-Tyr-CDV</w:t>
                          </w:r>
                        </w:ins>
                      </w:p>
                    </w:txbxContent>
                  </v:textbox>
                  <w10:wrap type="topAndBottom"/>
                </v:shape>
              </w:pict>
            </mc:Fallback>
          </mc:AlternateContent>
        </w:r>
      </w:ins>
    </w:p>
    <w:p w14:paraId="66DFB987" w14:textId="77777777" w:rsidR="0085313B" w:rsidRDefault="0085313B" w:rsidP="0085313B">
      <w:pPr>
        <w:pStyle w:val="BodyText"/>
        <w:rPr>
          <w:ins w:id="895" w:author="Matt Doherty" w:date="2019-01-14T17:22:00Z"/>
        </w:rPr>
      </w:pPr>
    </w:p>
    <w:p w14:paraId="363058C2" w14:textId="72776D06" w:rsidR="0085313B" w:rsidRDefault="0085313B">
      <w:pPr>
        <w:rPr>
          <w:ins w:id="896" w:author="Matt Doherty" w:date="2019-01-14T17:20:00Z"/>
        </w:rPr>
      </w:pPr>
      <w:ins w:id="897" w:author="Matt Doherty" w:date="2019-01-14T17:20:00Z">
        <w:r>
          <w:br w:type="page"/>
        </w:r>
      </w:ins>
    </w:p>
    <w:p w14:paraId="6A9E62C2" w14:textId="04BD3B08" w:rsidR="008C2613" w:rsidRDefault="008C2613">
      <w:pPr>
        <w:rPr>
          <w:rFonts w:ascii="Arial" w:hAnsi="Arial"/>
          <w:sz w:val="22"/>
        </w:rPr>
      </w:pPr>
    </w:p>
    <w:p w14:paraId="77C9E955" w14:textId="6A8E59E0" w:rsidR="00C47328" w:rsidDel="0085313B" w:rsidRDefault="0085313B">
      <w:pPr>
        <w:pStyle w:val="BodyText"/>
        <w:rPr>
          <w:del w:id="898" w:author="Matt Doherty" w:date="2019-01-14T17:19:00Z"/>
        </w:rPr>
      </w:pPr>
      <w:ins w:id="899" w:author="Matt Doherty" w:date="2019-01-14T17:18:00Z">
        <w:r>
          <w:rPr>
            <w:noProof/>
          </w:rPr>
          <mc:AlternateContent>
            <mc:Choice Requires="wps">
              <w:drawing>
                <wp:anchor distT="0" distB="0" distL="114300" distR="114300" simplePos="0" relativeHeight="251683840" behindDoc="0" locked="0" layoutInCell="1" allowOverlap="1" wp14:anchorId="575B240D" wp14:editId="7DA1DE40">
                  <wp:simplePos x="0" y="0"/>
                  <wp:positionH relativeFrom="column">
                    <wp:posOffset>142875</wp:posOffset>
                  </wp:positionH>
                  <wp:positionV relativeFrom="paragraph">
                    <wp:posOffset>283845</wp:posOffset>
                  </wp:positionV>
                  <wp:extent cx="6851650" cy="200025"/>
                  <wp:effectExtent l="0" t="0" r="6350" b="9525"/>
                  <wp:wrapTopAndBottom/>
                  <wp:docPr id="28" name="Text Box 28"/>
                  <wp:cNvGraphicFramePr/>
                  <a:graphic xmlns:a="http://schemas.openxmlformats.org/drawingml/2006/main">
                    <a:graphicData uri="http://schemas.microsoft.com/office/word/2010/wordprocessingShape">
                      <wps:wsp>
                        <wps:cNvSpPr txBox="1"/>
                        <wps:spPr>
                          <a:xfrm>
                            <a:off x="0" y="0"/>
                            <a:ext cx="6851650" cy="200025"/>
                          </a:xfrm>
                          <a:prstGeom prst="rect">
                            <a:avLst/>
                          </a:prstGeom>
                          <a:solidFill>
                            <a:prstClr val="white"/>
                          </a:solidFill>
                          <a:ln>
                            <a:noFill/>
                          </a:ln>
                        </wps:spPr>
                        <wps:txbx>
                          <w:txbxContent>
                            <w:p w14:paraId="2E2939C0" w14:textId="3995190D" w:rsidR="00EB5305" w:rsidRPr="0085313B" w:rsidRDefault="00EB5305">
                              <w:pPr>
                                <w:pStyle w:val="Caption"/>
                                <w:rPr>
                                  <w:rFonts w:cs="Arial"/>
                                  <w:noProof/>
                                  <w:rPrChange w:id="900" w:author="Matt Doherty" w:date="2019-01-14T17:19:00Z">
                                    <w:rPr>
                                      <w:noProof/>
                                    </w:rPr>
                                  </w:rPrChange>
                                </w:rPr>
                                <w:pPrChange w:id="901" w:author="Matt Doherty" w:date="2019-01-14T17:18:00Z">
                                  <w:pPr>
                                    <w:pStyle w:val="BodyText"/>
                                  </w:pPr>
                                </w:pPrChange>
                              </w:pPr>
                              <w:ins w:id="902" w:author="Matt Doherty" w:date="2019-01-14T17:18:00Z">
                                <w:r w:rsidRPr="0085313B">
                                  <w:rPr>
                                    <w:rFonts w:ascii="Arial" w:hAnsi="Arial" w:cs="Arial"/>
                                    <w:i w:val="0"/>
                                    <w:rPrChange w:id="903" w:author="Matt Doherty" w:date="2019-01-14T17:19:00Z">
                                      <w:rPr>
                                        <w:i/>
                                      </w:rPr>
                                    </w:rPrChange>
                                  </w:rPr>
                                  <w:t xml:space="preserve">Table </w:t>
                                </w:r>
                                <w:r w:rsidRPr="0085313B">
                                  <w:rPr>
                                    <w:rFonts w:ascii="Arial" w:hAnsi="Arial" w:cs="Arial"/>
                                    <w:i w:val="0"/>
                                    <w:rPrChange w:id="904" w:author="Matt Doherty" w:date="2019-01-14T17:19:00Z">
                                      <w:rPr>
                                        <w:i/>
                                      </w:rPr>
                                    </w:rPrChange>
                                  </w:rPr>
                                  <w:fldChar w:fldCharType="begin"/>
                                </w:r>
                                <w:r w:rsidRPr="0085313B">
                                  <w:rPr>
                                    <w:rFonts w:ascii="Arial" w:hAnsi="Arial" w:cs="Arial"/>
                                    <w:i w:val="0"/>
                                    <w:rPrChange w:id="905" w:author="Matt Doherty" w:date="2019-01-14T17:19:00Z">
                                      <w:rPr>
                                        <w:i/>
                                      </w:rPr>
                                    </w:rPrChange>
                                  </w:rPr>
                                  <w:instrText xml:space="preserve"> SEQ Table \* ARABIC </w:instrText>
                                </w:r>
                              </w:ins>
                              <w:r w:rsidRPr="0085313B">
                                <w:rPr>
                                  <w:rFonts w:ascii="Arial" w:hAnsi="Arial" w:cs="Arial"/>
                                  <w:i w:val="0"/>
                                  <w:rPrChange w:id="906" w:author="Matt Doherty" w:date="2019-01-14T17:19:00Z">
                                    <w:rPr>
                                      <w:i/>
                                    </w:rPr>
                                  </w:rPrChange>
                                </w:rPr>
                                <w:fldChar w:fldCharType="separate"/>
                              </w:r>
                              <w:ins w:id="907" w:author="Matt Doherty" w:date="2019-01-14T17:22:00Z">
                                <w:r>
                                  <w:rPr>
                                    <w:rFonts w:ascii="Arial" w:hAnsi="Arial" w:cs="Arial"/>
                                    <w:i w:val="0"/>
                                    <w:noProof/>
                                  </w:rPr>
                                  <w:t>4</w:t>
                                </w:r>
                              </w:ins>
                              <w:ins w:id="908" w:author="Matt Doherty" w:date="2019-01-14T17:18:00Z">
                                <w:r w:rsidRPr="0085313B">
                                  <w:rPr>
                                    <w:rFonts w:ascii="Arial" w:hAnsi="Arial" w:cs="Arial"/>
                                    <w:i w:val="0"/>
                                    <w:rPrChange w:id="909" w:author="Matt Doherty" w:date="2019-01-14T17:19:00Z">
                                      <w:rPr>
                                        <w:i/>
                                      </w:rPr>
                                    </w:rPrChange>
                                  </w:rPr>
                                  <w:fldChar w:fldCharType="end"/>
                                </w:r>
                              </w:ins>
                              <w:ins w:id="910" w:author="Matt Doherty" w:date="2019-01-14T17:19:00Z">
                                <w:r>
                                  <w:rPr>
                                    <w:rFonts w:ascii="Arial" w:hAnsi="Arial" w:cs="Arial"/>
                                    <w:i w:val="0"/>
                                  </w:rPr>
                                  <w:t>.</w:t>
                                </w:r>
                              </w:ins>
                              <w:ins w:id="911" w:author="Matt Doherty" w:date="2019-01-14T17:18:00Z">
                                <w:r w:rsidRPr="0085313B">
                                  <w:rPr>
                                    <w:rFonts w:ascii="Arial" w:hAnsi="Arial" w:cs="Arial"/>
                                    <w:i w:val="0"/>
                                    <w:rPrChange w:id="912" w:author="Matt Doherty" w:date="2019-01-14T17:19:00Z">
                                      <w:rPr>
                                        <w:i/>
                                      </w:rPr>
                                    </w:rPrChange>
                                  </w:rPr>
                                  <w:t xml:space="preserve"> Exploratory Multiple-dose Toxicity of C16-Tyr-CDV vs. Cidofovir and CMX-001</w:t>
                                </w:r>
                              </w:ins>
                              <w:ins w:id="913" w:author="Matt Doherty" w:date="2019-01-14T17:24:00Z">
                                <w:r>
                                  <w:rPr>
                                    <w:rFonts w:ascii="Arial" w:hAnsi="Arial" w:cs="Arial"/>
                                    <w:i w:val="0"/>
                                  </w:rPr>
                                  <w:t xml:space="preserve"> in rats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B240D" id="Text Box 28" o:spid="_x0000_s1028" type="#_x0000_t202" style="position:absolute;margin-left:11.25pt;margin-top:22.35pt;width:539.5pt;height:1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" stroked="f">
                  <v:textbox inset="0,0,0,0">
                    <w:txbxContent>
                      <w:p w14:paraId="2E2939C0" w14:textId="3995190D" w:rsidR="00EB5305" w:rsidRPr="0085313B" w:rsidRDefault="00EB5305" w:rsidP="0085313B">
                        <w:pPr>
                          <w:pStyle w:val="Caption"/>
                          <w:rPr>
                            <w:rFonts w:ascii="Arial" w:hAnsi="Arial" w:cs="Arial"/>
                            <w:i w:val="0"/>
                            <w:noProof/>
                            <w:rPrChange w:id="952" w:author="Matt Doherty" w:date="2019-01-14T17:19:00Z">
                              <w:rPr>
                                <w:noProof/>
                              </w:rPr>
                            </w:rPrChange>
                          </w:rPr>
                          <w:pPrChange w:id="953" w:author="Matt Doherty" w:date="2019-01-14T17:18:00Z">
                            <w:pPr>
                              <w:pStyle w:val="BodyText"/>
                            </w:pPr>
                          </w:pPrChange>
                        </w:pPr>
                        <w:ins w:id="954" w:author="Matt Doherty" w:date="2019-01-14T17:18:00Z">
                          <w:r w:rsidRPr="0085313B">
                            <w:rPr>
                              <w:rFonts w:ascii="Arial" w:hAnsi="Arial" w:cs="Arial"/>
                              <w:i w:val="0"/>
                              <w:rPrChange w:id="955" w:author="Matt Doherty" w:date="2019-01-14T17:19:00Z">
                                <w:rPr/>
                              </w:rPrChange>
                            </w:rPr>
                            <w:t xml:space="preserve">Table </w:t>
                          </w:r>
                          <w:r w:rsidRPr="0085313B">
                            <w:rPr>
                              <w:rFonts w:ascii="Arial" w:hAnsi="Arial" w:cs="Arial"/>
                              <w:i w:val="0"/>
                              <w:rPrChange w:id="956" w:author="Matt Doherty" w:date="2019-01-14T17:19:00Z">
                                <w:rPr/>
                              </w:rPrChange>
                            </w:rPr>
                            <w:fldChar w:fldCharType="begin"/>
                          </w:r>
                          <w:r w:rsidRPr="0085313B">
                            <w:rPr>
                              <w:rFonts w:ascii="Arial" w:hAnsi="Arial" w:cs="Arial"/>
                              <w:i w:val="0"/>
                              <w:rPrChange w:id="957" w:author="Matt Doherty" w:date="2019-01-14T17:19:00Z">
                                <w:rPr/>
                              </w:rPrChange>
                            </w:rPr>
                            <w:instrText xml:space="preserve"> SEQ Table \* ARABIC </w:instrText>
                          </w:r>
                        </w:ins>
                        <w:r w:rsidRPr="0085313B">
                          <w:rPr>
                            <w:rFonts w:ascii="Arial" w:hAnsi="Arial" w:cs="Arial"/>
                            <w:i w:val="0"/>
                            <w:rPrChange w:id="958" w:author="Matt Doherty" w:date="2019-01-14T17:19:00Z">
                              <w:rPr/>
                            </w:rPrChange>
                          </w:rPr>
                          <w:fldChar w:fldCharType="separate"/>
                        </w:r>
                        <w:ins w:id="959" w:author="Matt Doherty" w:date="2019-01-14T17:22:00Z">
                          <w:r>
                            <w:rPr>
                              <w:rFonts w:ascii="Arial" w:hAnsi="Arial" w:cs="Arial"/>
                              <w:i w:val="0"/>
                              <w:noProof/>
                            </w:rPr>
                            <w:t>4</w:t>
                          </w:r>
                        </w:ins>
                        <w:ins w:id="960" w:author="Matt Doherty" w:date="2019-01-14T17:18:00Z">
                          <w:r w:rsidRPr="0085313B">
                            <w:rPr>
                              <w:rFonts w:ascii="Arial" w:hAnsi="Arial" w:cs="Arial"/>
                              <w:i w:val="0"/>
                              <w:rPrChange w:id="961" w:author="Matt Doherty" w:date="2019-01-14T17:19:00Z">
                                <w:rPr/>
                              </w:rPrChange>
                            </w:rPr>
                            <w:fldChar w:fldCharType="end"/>
                          </w:r>
                        </w:ins>
                        <w:ins w:id="962" w:author="Matt Doherty" w:date="2019-01-14T17:19:00Z">
                          <w:r>
                            <w:rPr>
                              <w:rFonts w:ascii="Arial" w:hAnsi="Arial" w:cs="Arial"/>
                              <w:i w:val="0"/>
                            </w:rPr>
                            <w:t>.</w:t>
                          </w:r>
                        </w:ins>
                        <w:ins w:id="963" w:author="Matt Doherty" w:date="2019-01-14T17:18:00Z">
                          <w:r w:rsidRPr="0085313B">
                            <w:rPr>
                              <w:rFonts w:ascii="Arial" w:hAnsi="Arial" w:cs="Arial"/>
                              <w:i w:val="0"/>
                              <w:rPrChange w:id="964" w:author="Matt Doherty" w:date="2019-01-14T17:19:00Z">
                                <w:rPr/>
                              </w:rPrChange>
                            </w:rPr>
                            <w:t xml:space="preserve"> Exploratory Multiple-dose Toxicity of C16-Tyr-CDV vs. Cidofovir and CMX-001</w:t>
                          </w:r>
                        </w:ins>
                        <w:ins w:id="965" w:author="Matt Doherty" w:date="2019-01-14T17:24:00Z">
                          <w:r>
                            <w:rPr>
                              <w:rFonts w:ascii="Arial" w:hAnsi="Arial" w:cs="Arial"/>
                              <w:i w:val="0"/>
                            </w:rPr>
                            <w:t xml:space="preserve"> in rats</w:t>
                          </w:r>
                        </w:ins>
                      </w:p>
                    </w:txbxContent>
                  </v:textbox>
                  <w10:wrap type="topAndBottom"/>
                </v:shape>
              </w:pict>
            </mc:Fallback>
          </mc:AlternateContent>
        </w:r>
      </w:ins>
      <w:del w:id="914" w:author="Matt Doherty" w:date="2019-01-14T17:19:00Z">
        <w:r w:rsidR="00B2567A" w:rsidDel="0085313B">
          <w:delText>Table 3. Exploratory Multiple-dose Toxicity of C16-Tyr-CDV vs. Cidofovir and CMX-001</w:delText>
        </w:r>
      </w:del>
    </w:p>
    <w:p w14:paraId="18096070" w14:textId="7C723371" w:rsidR="00C47328" w:rsidRDefault="0085313B">
      <w:pPr>
        <w:pStyle w:val="BodyText"/>
      </w:pPr>
      <w:r>
        <w:rPr>
          <w:noProof/>
        </w:rPr>
        <w:drawing>
          <wp:anchor distT="0" distB="0" distL="114300" distR="114300" simplePos="0" relativeHeight="251661312" behindDoc="0" locked="0" layoutInCell="1" allowOverlap="1" wp14:anchorId="7317F1ED" wp14:editId="3A972FE1">
            <wp:simplePos x="0" y="0"/>
            <wp:positionH relativeFrom="column">
              <wp:posOffset>0</wp:posOffset>
            </wp:positionH>
            <wp:positionV relativeFrom="paragraph">
              <wp:posOffset>431165</wp:posOffset>
            </wp:positionV>
            <wp:extent cx="6851650" cy="3390900"/>
            <wp:effectExtent l="0" t="0" r="8890" b="1270"/>
            <wp:wrapTopAndBottom/>
            <wp:docPr id="5" name="Picture 5" descr="C:\Users\mdoherty\AppData\Local\Microsoft\Windows\INetCache\Content.Word\tab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herty\AppData\Local\Microsoft\Windows\INetCache\Content.Word\table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026"/>
                    <a:stretch/>
                  </pic:blipFill>
                  <pic:spPr bwMode="auto">
                    <a:xfrm>
                      <a:off x="0" y="0"/>
                      <a:ext cx="6851650" cy="339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C55439" w14:textId="691F20F9" w:rsidR="008C2613" w:rsidRDefault="008C2613">
      <w:pPr>
        <w:rPr>
          <w:rFonts w:ascii="Arial" w:hAnsi="Arial"/>
          <w:sz w:val="22"/>
        </w:rPr>
      </w:pPr>
      <w:r>
        <w:br w:type="page"/>
      </w:r>
    </w:p>
    <w:p w14:paraId="3F3CD6A3" w14:textId="18D3EE38" w:rsidR="00C47328" w:rsidDel="0085313B" w:rsidRDefault="00E95659">
      <w:pPr>
        <w:pStyle w:val="BodyText"/>
        <w:rPr>
          <w:del w:id="915" w:author="Matt Doherty" w:date="2019-01-14T17:21:00Z"/>
        </w:rPr>
      </w:pPr>
      <w:del w:id="916" w:author="Matt Doherty" w:date="2019-01-14T17:21:00Z">
        <w:r w:rsidDel="0085313B">
          <w:rPr>
            <w:noProof/>
          </w:rPr>
          <w:drawing>
            <wp:anchor distT="0" distB="0" distL="114300" distR="114300" simplePos="0" relativeHeight="251662336" behindDoc="0" locked="0" layoutInCell="1" allowOverlap="1" wp14:anchorId="78A90E13" wp14:editId="7646D673">
              <wp:simplePos x="0" y="0"/>
              <wp:positionH relativeFrom="column">
                <wp:posOffset>66675</wp:posOffset>
              </wp:positionH>
              <wp:positionV relativeFrom="paragraph">
                <wp:posOffset>956945</wp:posOffset>
              </wp:positionV>
              <wp:extent cx="6851650" cy="3854450"/>
              <wp:effectExtent l="0" t="0" r="0" b="0"/>
              <wp:wrapTopAndBottom/>
              <wp:docPr id="6" name="Picture 6" descr="C:\Users\mdoherty\AppData\Local\Microsoft\Windows\INetCache\Content.Word\tab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herty\AppData\Local\Microsoft\Windows\INetCache\Content.Word\table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567A" w:rsidDel="0085313B">
          <w:delText xml:space="preserve">Table </w:delText>
        </w:r>
      </w:del>
      <w:del w:id="917" w:author="Matt Doherty" w:date="2019-01-14T17:20:00Z">
        <w:r w:rsidR="00B2567A" w:rsidDel="0085313B">
          <w:delText>4</w:delText>
        </w:r>
      </w:del>
      <w:del w:id="918" w:author="Matt Doherty" w:date="2019-01-14T17:21:00Z">
        <w:r w:rsidR="00B2567A" w:rsidDel="0085313B">
          <w:delText xml:space="preserve">. from report Table 19: PK Parameter Estimates in Whole Blood following Administration of </w:delText>
        </w:r>
        <w:r w:rsidR="00CE3BB0" w:rsidDel="0085313B">
          <w:rPr>
            <w:rFonts w:eastAsiaTheme="minorEastAsia"/>
            <w:vertAlign w:val="superscript"/>
          </w:rPr>
          <w:delText>14</w:delText>
        </w:r>
        <w:r w:rsidR="00B2567A" w:rsidDel="0085313B">
          <w:delText>C-C16-Tyr-CDV.</w:delText>
        </w:r>
      </w:del>
    </w:p>
    <w:p w14:paraId="1C031371" w14:textId="15669F6E" w:rsidR="00C47328" w:rsidDel="0085313B" w:rsidRDefault="00C47328">
      <w:pPr>
        <w:pStyle w:val="BodyText"/>
        <w:rPr>
          <w:del w:id="919" w:author="Matt Doherty" w:date="2019-01-14T17:21:00Z"/>
        </w:rPr>
      </w:pPr>
    </w:p>
    <w:p w14:paraId="2C3DE236" w14:textId="5FE2EE7A" w:rsidR="00694F3A" w:rsidDel="000248A3" w:rsidRDefault="00694F3A">
      <w:pPr>
        <w:rPr>
          <w:del w:id="920" w:author="Matt Doherty" w:date="2019-01-14T17:24:00Z"/>
        </w:rPr>
      </w:pPr>
      <w:bookmarkStart w:id="921" w:name="figures"/>
      <w:del w:id="922" w:author="Matt Doherty" w:date="2019-01-14T17:24:00Z">
        <w:r w:rsidDel="000248A3">
          <w:br w:type="page"/>
        </w:r>
      </w:del>
    </w:p>
    <w:p w14:paraId="3C23AD8F" w14:textId="0726EF80" w:rsidR="00694F3A" w:rsidDel="00DA7425" w:rsidRDefault="00694F3A" w:rsidP="00E4090F">
      <w:pPr>
        <w:rPr>
          <w:del w:id="923" w:author="Matt Doherty" w:date="2019-01-14T18:12:00Z"/>
        </w:rPr>
      </w:pPr>
      <w:del w:id="924" w:author="Matt Doherty" w:date="2019-01-14T18:12:00Z">
        <w:r w:rsidDel="00DA7425">
          <w:delText>Supplemental Table 1.</w:delText>
        </w:r>
      </w:del>
    </w:p>
    <w:p w14:paraId="61C25BF8" w14:textId="6B0161C8" w:rsidR="00694F3A" w:rsidDel="00DA7425" w:rsidRDefault="00694F3A" w:rsidP="00E4090F">
      <w:pPr>
        <w:rPr>
          <w:del w:id="925" w:author="Matt Doherty" w:date="2019-01-14T18:12:00Z"/>
        </w:rPr>
      </w:pPr>
    </w:p>
    <w:p w14:paraId="140C1011" w14:textId="3FBA1BE8" w:rsidR="00694F3A" w:rsidRPr="006E49F0" w:rsidRDefault="00694F3A" w:rsidP="00694F3A">
      <w:pPr>
        <w:pStyle w:val="Caption"/>
        <w:keepNext/>
        <w:rPr>
          <w:rFonts w:ascii="Arial" w:hAnsi="Arial" w:cs="Arial"/>
          <w:i w:val="0"/>
          <w:rPrChange w:id="926" w:author="Matt Doherty" w:date="2019-01-14T17:25:00Z">
            <w:rPr>
              <w:b/>
              <w:i w:val="0"/>
            </w:rPr>
          </w:rPrChange>
        </w:rPr>
      </w:pPr>
      <w:r w:rsidRPr="006E49F0">
        <w:rPr>
          <w:rFonts w:ascii="Arial" w:hAnsi="Arial" w:cs="Arial"/>
          <w:i w:val="0"/>
          <w:rPrChange w:id="927" w:author="Matt Doherty" w:date="2019-01-14T17:25:00Z">
            <w:rPr>
              <w:b/>
              <w:i w:val="0"/>
            </w:rPr>
          </w:rPrChange>
        </w:rPr>
        <w:t xml:space="preserve">Supplemental Table </w:t>
      </w:r>
      <w:r w:rsidRPr="006E49F0">
        <w:rPr>
          <w:rFonts w:ascii="Arial" w:hAnsi="Arial" w:cs="Arial"/>
          <w:i w:val="0"/>
          <w:rPrChange w:id="928" w:author="Matt Doherty" w:date="2019-01-14T17:25:00Z">
            <w:rPr>
              <w:b/>
              <w:i w:val="0"/>
            </w:rPr>
          </w:rPrChange>
        </w:rPr>
        <w:fldChar w:fldCharType="begin"/>
      </w:r>
      <w:r w:rsidRPr="006E49F0">
        <w:rPr>
          <w:rFonts w:ascii="Arial" w:hAnsi="Arial" w:cs="Arial"/>
          <w:i w:val="0"/>
          <w:rPrChange w:id="929" w:author="Matt Doherty" w:date="2019-01-14T17:25:00Z">
            <w:rPr>
              <w:b/>
              <w:i w:val="0"/>
            </w:rPr>
          </w:rPrChange>
        </w:rPr>
        <w:instrText xml:space="preserve"> SEQ Supplemental_Table \* ARABIC </w:instrText>
      </w:r>
      <w:r w:rsidRPr="006E49F0">
        <w:rPr>
          <w:rFonts w:ascii="Arial" w:hAnsi="Arial" w:cs="Arial"/>
          <w:i w:val="0"/>
          <w:rPrChange w:id="930" w:author="Matt Doherty" w:date="2019-01-14T17:25:00Z">
            <w:rPr>
              <w:b/>
              <w:i w:val="0"/>
            </w:rPr>
          </w:rPrChange>
        </w:rPr>
        <w:fldChar w:fldCharType="separate"/>
      </w:r>
      <w:r w:rsidRPr="006E49F0">
        <w:rPr>
          <w:rFonts w:ascii="Arial" w:hAnsi="Arial" w:cs="Arial"/>
          <w:i w:val="0"/>
          <w:noProof/>
          <w:rPrChange w:id="931" w:author="Matt Doherty" w:date="2019-01-14T17:25:00Z">
            <w:rPr>
              <w:b/>
              <w:i w:val="0"/>
              <w:noProof/>
            </w:rPr>
          </w:rPrChange>
        </w:rPr>
        <w:t>1</w:t>
      </w:r>
      <w:r w:rsidRPr="006E49F0">
        <w:rPr>
          <w:rFonts w:ascii="Arial" w:hAnsi="Arial" w:cs="Arial"/>
          <w:i w:val="0"/>
          <w:rPrChange w:id="932" w:author="Matt Doherty" w:date="2019-01-14T17:25:00Z">
            <w:rPr>
              <w:b/>
              <w:i w:val="0"/>
            </w:rPr>
          </w:rPrChange>
        </w:rPr>
        <w:fldChar w:fldCharType="end"/>
      </w:r>
      <w:r w:rsidRPr="006E49F0">
        <w:rPr>
          <w:rFonts w:ascii="Arial" w:hAnsi="Arial" w:cs="Arial"/>
          <w:i w:val="0"/>
          <w:rPrChange w:id="933" w:author="Matt Doherty" w:date="2019-01-14T17:25:00Z">
            <w:rPr>
              <w:b/>
              <w:i w:val="0"/>
            </w:rPr>
          </w:rPrChange>
        </w:rPr>
        <w:t>. Experiemental design for C16-Tyr-CDV efficacy against human Adenovirus type 6 in immunosuppressed Syrian hamsters.</w:t>
      </w:r>
    </w:p>
    <w:tbl>
      <w:tblPr>
        <w:tblStyle w:val="TableGrid"/>
        <w:tblW w:w="10296"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558"/>
        <w:gridCol w:w="1728"/>
        <w:gridCol w:w="720"/>
        <w:gridCol w:w="1620"/>
        <w:gridCol w:w="540"/>
        <w:gridCol w:w="1800"/>
        <w:gridCol w:w="1710"/>
        <w:gridCol w:w="1620"/>
      </w:tblGrid>
      <w:tr w:rsidR="00694F3A" w:rsidRPr="00F02AFD" w14:paraId="497E63C4" w14:textId="77777777" w:rsidTr="009676A0">
        <w:trPr>
          <w:cantSplit/>
          <w:trHeight w:val="222"/>
        </w:trPr>
        <w:tc>
          <w:tcPr>
            <w:tcW w:w="558" w:type="dxa"/>
            <w:vMerge w:val="restart"/>
            <w:tcBorders>
              <w:top w:val="single" w:sz="12" w:space="0" w:color="auto"/>
              <w:right w:val="single" w:sz="4" w:space="0" w:color="auto"/>
            </w:tcBorders>
            <w:vAlign w:val="center"/>
          </w:tcPr>
          <w:p w14:paraId="5D449BE0" w14:textId="77777777" w:rsidR="00694F3A" w:rsidRPr="00F02AFD" w:rsidRDefault="00694F3A" w:rsidP="009676A0">
            <w:pPr>
              <w:keepNext/>
              <w:ind w:right="-108"/>
              <w:jc w:val="center"/>
              <w:rPr>
                <w:rFonts w:asciiTheme="minorHAnsi" w:eastAsia="Times New Roman" w:hAnsiTheme="minorHAnsi"/>
                <w:b/>
                <w:color w:val="000000"/>
                <w:sz w:val="22"/>
                <w:szCs w:val="22"/>
              </w:rPr>
            </w:pPr>
            <w:r w:rsidRPr="00F02AFD">
              <w:rPr>
                <w:rFonts w:asciiTheme="minorHAnsi" w:eastAsia="Times New Roman" w:hAnsiTheme="minorHAnsi"/>
                <w:b/>
                <w:color w:val="000000"/>
                <w:sz w:val="22"/>
                <w:szCs w:val="22"/>
              </w:rPr>
              <w:t>#</w:t>
            </w:r>
          </w:p>
        </w:tc>
        <w:tc>
          <w:tcPr>
            <w:tcW w:w="1728" w:type="dxa"/>
            <w:vMerge w:val="restart"/>
            <w:tcBorders>
              <w:top w:val="single" w:sz="12" w:space="0" w:color="auto"/>
              <w:bottom w:val="single" w:sz="4" w:space="0" w:color="000000" w:themeColor="text1"/>
              <w:right w:val="single" w:sz="4" w:space="0" w:color="auto"/>
            </w:tcBorders>
            <w:vAlign w:val="center"/>
            <w:hideMark/>
          </w:tcPr>
          <w:p w14:paraId="2C1CB98B" w14:textId="77777777" w:rsidR="00694F3A" w:rsidRPr="00F02AFD" w:rsidRDefault="00694F3A" w:rsidP="009676A0">
            <w:pPr>
              <w:keepNext/>
              <w:ind w:right="-108"/>
              <w:jc w:val="center"/>
              <w:rPr>
                <w:rFonts w:asciiTheme="minorHAnsi" w:eastAsia="Times New Roman" w:hAnsiTheme="minorHAnsi" w:cs="Arial"/>
                <w:b/>
                <w:color w:val="000000"/>
                <w:sz w:val="22"/>
                <w:szCs w:val="22"/>
              </w:rPr>
            </w:pPr>
            <w:r w:rsidRPr="00F02AFD">
              <w:rPr>
                <w:rFonts w:asciiTheme="minorHAnsi" w:eastAsia="Times New Roman" w:hAnsiTheme="minorHAnsi" w:cs="Arial"/>
                <w:b/>
                <w:color w:val="000000"/>
                <w:sz w:val="22"/>
                <w:szCs w:val="22"/>
              </w:rPr>
              <w:t>Groups</w:t>
            </w:r>
          </w:p>
        </w:tc>
        <w:tc>
          <w:tcPr>
            <w:tcW w:w="720" w:type="dxa"/>
            <w:vMerge w:val="restart"/>
            <w:tcBorders>
              <w:top w:val="single" w:sz="12" w:space="0" w:color="auto"/>
              <w:right w:val="single" w:sz="4" w:space="0" w:color="auto"/>
            </w:tcBorders>
            <w:vAlign w:val="center"/>
          </w:tcPr>
          <w:p w14:paraId="6506C2D0" w14:textId="77777777" w:rsidR="00694F3A" w:rsidRPr="00F02AFD" w:rsidRDefault="00694F3A" w:rsidP="009676A0">
            <w:pPr>
              <w:keepNext/>
              <w:jc w:val="center"/>
              <w:rPr>
                <w:rFonts w:asciiTheme="minorHAnsi" w:hAnsiTheme="minorHAnsi" w:cs="Arial"/>
                <w:b/>
                <w:sz w:val="22"/>
                <w:szCs w:val="22"/>
              </w:rPr>
            </w:pPr>
            <w:r w:rsidRPr="00F02AFD">
              <w:rPr>
                <w:rFonts w:asciiTheme="minorHAnsi" w:hAnsiTheme="minorHAnsi" w:cs="Arial"/>
                <w:b/>
                <w:color w:val="000000"/>
                <w:sz w:val="22"/>
                <w:szCs w:val="22"/>
              </w:rPr>
              <w:t>Ad6</w:t>
            </w:r>
          </w:p>
        </w:tc>
        <w:tc>
          <w:tcPr>
            <w:tcW w:w="1620" w:type="dxa"/>
            <w:vMerge w:val="restart"/>
            <w:tcBorders>
              <w:top w:val="single" w:sz="12" w:space="0" w:color="auto"/>
            </w:tcBorders>
            <w:vAlign w:val="center"/>
          </w:tcPr>
          <w:p w14:paraId="4F6CA40A" w14:textId="77777777" w:rsidR="00694F3A" w:rsidRPr="00F02AFD" w:rsidRDefault="00694F3A" w:rsidP="009676A0">
            <w:pPr>
              <w:keepNext/>
              <w:jc w:val="center"/>
              <w:rPr>
                <w:rFonts w:asciiTheme="minorHAnsi" w:hAnsiTheme="minorHAnsi" w:cs="Arial"/>
                <w:b/>
                <w:sz w:val="22"/>
                <w:szCs w:val="22"/>
              </w:rPr>
            </w:pPr>
            <w:r w:rsidRPr="00F02AFD">
              <w:rPr>
                <w:rFonts w:asciiTheme="minorHAnsi" w:hAnsiTheme="minorHAnsi" w:cs="Arial"/>
                <w:b/>
                <w:color w:val="000000"/>
                <w:sz w:val="22"/>
                <w:szCs w:val="22"/>
              </w:rPr>
              <w:t>Drug Dose</w:t>
            </w:r>
          </w:p>
        </w:tc>
        <w:tc>
          <w:tcPr>
            <w:tcW w:w="540" w:type="dxa"/>
            <w:vMerge w:val="restart"/>
            <w:tcBorders>
              <w:top w:val="single" w:sz="12" w:space="0" w:color="auto"/>
              <w:left w:val="single" w:sz="4" w:space="0" w:color="auto"/>
              <w:bottom w:val="single" w:sz="4" w:space="0" w:color="000000" w:themeColor="text1"/>
            </w:tcBorders>
            <w:vAlign w:val="center"/>
            <w:hideMark/>
          </w:tcPr>
          <w:p w14:paraId="15DE04DA" w14:textId="77777777" w:rsidR="00694F3A" w:rsidRPr="00F02AFD" w:rsidRDefault="00694F3A" w:rsidP="009676A0">
            <w:pPr>
              <w:keepNext/>
              <w:jc w:val="center"/>
              <w:rPr>
                <w:rFonts w:asciiTheme="minorHAnsi" w:eastAsia="Times New Roman" w:hAnsiTheme="minorHAnsi" w:cs="Arial"/>
                <w:b/>
                <w:color w:val="000000"/>
                <w:sz w:val="22"/>
                <w:szCs w:val="22"/>
              </w:rPr>
            </w:pPr>
            <w:r w:rsidRPr="00F02AFD">
              <w:rPr>
                <w:rFonts w:asciiTheme="minorHAnsi" w:eastAsia="Times New Roman" w:hAnsiTheme="minorHAnsi" w:cs="Arial"/>
                <w:b/>
                <w:color w:val="000000"/>
                <w:sz w:val="22"/>
                <w:szCs w:val="22"/>
              </w:rPr>
              <w:t>n</w:t>
            </w:r>
          </w:p>
        </w:tc>
        <w:tc>
          <w:tcPr>
            <w:tcW w:w="5130" w:type="dxa"/>
            <w:gridSpan w:val="3"/>
            <w:tcBorders>
              <w:top w:val="single" w:sz="12" w:space="0" w:color="auto"/>
              <w:bottom w:val="single" w:sz="4" w:space="0" w:color="000000" w:themeColor="text1"/>
            </w:tcBorders>
            <w:noWrap/>
            <w:vAlign w:val="center"/>
            <w:hideMark/>
          </w:tcPr>
          <w:p w14:paraId="016CE449" w14:textId="77777777" w:rsidR="00694F3A" w:rsidRPr="00F02AFD" w:rsidRDefault="00694F3A" w:rsidP="009676A0">
            <w:pPr>
              <w:keepNext/>
              <w:jc w:val="center"/>
              <w:rPr>
                <w:rFonts w:asciiTheme="minorHAnsi" w:eastAsia="Times New Roman" w:hAnsiTheme="minorHAnsi" w:cs="Arial"/>
                <w:b/>
                <w:color w:val="000000"/>
                <w:sz w:val="22"/>
                <w:szCs w:val="22"/>
              </w:rPr>
            </w:pPr>
            <w:r w:rsidRPr="00F02AFD">
              <w:rPr>
                <w:rFonts w:asciiTheme="minorHAnsi" w:eastAsia="Times New Roman" w:hAnsiTheme="minorHAnsi" w:cs="Arial"/>
                <w:b/>
                <w:color w:val="000000"/>
                <w:sz w:val="22"/>
                <w:szCs w:val="22"/>
              </w:rPr>
              <w:t>Work Performed</w:t>
            </w:r>
          </w:p>
        </w:tc>
      </w:tr>
      <w:tr w:rsidR="00694F3A" w:rsidRPr="00F02AFD" w14:paraId="2E21B3CD" w14:textId="77777777" w:rsidTr="009676A0">
        <w:trPr>
          <w:cantSplit/>
          <w:trHeight w:val="278"/>
        </w:trPr>
        <w:tc>
          <w:tcPr>
            <w:tcW w:w="558" w:type="dxa"/>
            <w:vMerge/>
            <w:tcBorders>
              <w:bottom w:val="single" w:sz="12" w:space="0" w:color="auto"/>
              <w:right w:val="single" w:sz="4" w:space="0" w:color="auto"/>
            </w:tcBorders>
            <w:vAlign w:val="center"/>
          </w:tcPr>
          <w:p w14:paraId="10C6263B" w14:textId="77777777" w:rsidR="00694F3A" w:rsidRPr="00F02AFD" w:rsidRDefault="00694F3A" w:rsidP="009676A0">
            <w:pPr>
              <w:keepNext/>
              <w:ind w:right="-108"/>
              <w:jc w:val="center"/>
              <w:rPr>
                <w:rFonts w:asciiTheme="minorHAnsi" w:eastAsia="Times New Roman" w:hAnsiTheme="minorHAnsi"/>
                <w:color w:val="000000"/>
                <w:sz w:val="22"/>
                <w:szCs w:val="22"/>
              </w:rPr>
            </w:pPr>
          </w:p>
        </w:tc>
        <w:tc>
          <w:tcPr>
            <w:tcW w:w="1728" w:type="dxa"/>
            <w:vMerge/>
            <w:tcBorders>
              <w:top w:val="single" w:sz="4" w:space="0" w:color="000000" w:themeColor="text1"/>
              <w:bottom w:val="single" w:sz="12" w:space="0" w:color="auto"/>
              <w:right w:val="single" w:sz="4" w:space="0" w:color="auto"/>
            </w:tcBorders>
            <w:vAlign w:val="center"/>
            <w:hideMark/>
          </w:tcPr>
          <w:p w14:paraId="1CB56413" w14:textId="77777777" w:rsidR="00694F3A" w:rsidRPr="00F02AFD" w:rsidRDefault="00694F3A" w:rsidP="009676A0">
            <w:pPr>
              <w:keepNext/>
              <w:ind w:right="-108"/>
              <w:jc w:val="center"/>
              <w:rPr>
                <w:rFonts w:asciiTheme="minorHAnsi" w:eastAsia="Times New Roman" w:hAnsiTheme="minorHAnsi" w:cs="Arial"/>
                <w:color w:val="000000"/>
                <w:sz w:val="22"/>
                <w:szCs w:val="22"/>
              </w:rPr>
            </w:pPr>
          </w:p>
        </w:tc>
        <w:tc>
          <w:tcPr>
            <w:tcW w:w="720" w:type="dxa"/>
            <w:vMerge/>
            <w:tcBorders>
              <w:bottom w:val="single" w:sz="12" w:space="0" w:color="auto"/>
              <w:right w:val="single" w:sz="4" w:space="0" w:color="auto"/>
            </w:tcBorders>
            <w:vAlign w:val="center"/>
          </w:tcPr>
          <w:p w14:paraId="75CD010B" w14:textId="77777777" w:rsidR="00694F3A" w:rsidRPr="00F02AFD" w:rsidRDefault="00694F3A" w:rsidP="009676A0">
            <w:pPr>
              <w:keepNext/>
              <w:jc w:val="center"/>
              <w:rPr>
                <w:rFonts w:asciiTheme="minorHAnsi" w:hAnsiTheme="minorHAnsi" w:cs="Arial"/>
                <w:color w:val="000000"/>
                <w:sz w:val="22"/>
                <w:szCs w:val="22"/>
              </w:rPr>
            </w:pPr>
          </w:p>
        </w:tc>
        <w:tc>
          <w:tcPr>
            <w:tcW w:w="1620" w:type="dxa"/>
            <w:vMerge/>
            <w:tcBorders>
              <w:bottom w:val="single" w:sz="12" w:space="0" w:color="auto"/>
            </w:tcBorders>
            <w:vAlign w:val="center"/>
          </w:tcPr>
          <w:p w14:paraId="54AE0286" w14:textId="77777777" w:rsidR="00694F3A" w:rsidRPr="00F02AFD" w:rsidRDefault="00694F3A" w:rsidP="009676A0">
            <w:pPr>
              <w:keepNext/>
              <w:jc w:val="center"/>
              <w:rPr>
                <w:rFonts w:asciiTheme="minorHAnsi" w:hAnsiTheme="minorHAnsi" w:cs="Arial"/>
                <w:color w:val="000000"/>
                <w:sz w:val="22"/>
                <w:szCs w:val="22"/>
              </w:rPr>
            </w:pPr>
          </w:p>
        </w:tc>
        <w:tc>
          <w:tcPr>
            <w:tcW w:w="540" w:type="dxa"/>
            <w:vMerge/>
            <w:tcBorders>
              <w:top w:val="single" w:sz="4" w:space="0" w:color="000000" w:themeColor="text1"/>
              <w:left w:val="single" w:sz="4" w:space="0" w:color="auto"/>
              <w:bottom w:val="single" w:sz="12" w:space="0" w:color="auto"/>
            </w:tcBorders>
            <w:vAlign w:val="center"/>
            <w:hideMark/>
          </w:tcPr>
          <w:p w14:paraId="32A3AE84" w14:textId="77777777" w:rsidR="00694F3A" w:rsidRPr="00F02AFD" w:rsidRDefault="00694F3A" w:rsidP="009676A0">
            <w:pPr>
              <w:keepNext/>
              <w:jc w:val="center"/>
              <w:rPr>
                <w:rFonts w:asciiTheme="minorHAnsi" w:eastAsia="Times New Roman" w:hAnsiTheme="minorHAnsi" w:cs="Arial"/>
                <w:color w:val="000000"/>
                <w:sz w:val="22"/>
                <w:szCs w:val="22"/>
              </w:rPr>
            </w:pPr>
          </w:p>
        </w:tc>
        <w:tc>
          <w:tcPr>
            <w:tcW w:w="1800" w:type="dxa"/>
            <w:tcBorders>
              <w:top w:val="single" w:sz="4" w:space="0" w:color="000000" w:themeColor="text1"/>
              <w:bottom w:val="single" w:sz="12" w:space="0" w:color="auto"/>
            </w:tcBorders>
            <w:vAlign w:val="center"/>
            <w:hideMark/>
          </w:tcPr>
          <w:p w14:paraId="4C6ABDA4" w14:textId="77777777" w:rsidR="00694F3A" w:rsidRPr="00F02AFD" w:rsidRDefault="00694F3A" w:rsidP="009676A0">
            <w:pPr>
              <w:keepNext/>
              <w:jc w:val="center"/>
              <w:rPr>
                <w:rFonts w:asciiTheme="minorHAnsi" w:eastAsia="Times New Roman" w:hAnsiTheme="minorHAnsi" w:cs="Arial"/>
                <w:b/>
                <w:color w:val="000000"/>
                <w:sz w:val="22"/>
                <w:szCs w:val="22"/>
              </w:rPr>
            </w:pPr>
            <w:r w:rsidRPr="00F02AFD">
              <w:rPr>
                <w:rFonts w:asciiTheme="minorHAnsi" w:eastAsia="Times New Roman" w:hAnsiTheme="minorHAnsi" w:cs="Arial"/>
                <w:b/>
                <w:color w:val="000000"/>
                <w:sz w:val="22"/>
                <w:szCs w:val="22"/>
              </w:rPr>
              <w:t>Day 5</w:t>
            </w:r>
          </w:p>
        </w:tc>
        <w:tc>
          <w:tcPr>
            <w:tcW w:w="1710" w:type="dxa"/>
            <w:tcBorders>
              <w:top w:val="single" w:sz="4" w:space="0" w:color="000000" w:themeColor="text1"/>
              <w:bottom w:val="single" w:sz="12" w:space="0" w:color="auto"/>
            </w:tcBorders>
            <w:vAlign w:val="center"/>
            <w:hideMark/>
          </w:tcPr>
          <w:p w14:paraId="35FA258E" w14:textId="77777777" w:rsidR="00694F3A" w:rsidRPr="00F02AFD" w:rsidRDefault="00694F3A" w:rsidP="009676A0">
            <w:pPr>
              <w:keepNext/>
              <w:jc w:val="center"/>
              <w:rPr>
                <w:rFonts w:asciiTheme="minorHAnsi" w:eastAsia="Times New Roman" w:hAnsiTheme="minorHAnsi" w:cs="Arial"/>
                <w:b/>
                <w:color w:val="000000"/>
                <w:sz w:val="22"/>
                <w:szCs w:val="22"/>
              </w:rPr>
            </w:pPr>
            <w:r w:rsidRPr="00F02AFD">
              <w:rPr>
                <w:rFonts w:asciiTheme="minorHAnsi" w:eastAsia="Times New Roman" w:hAnsiTheme="minorHAnsi" w:cs="Arial"/>
                <w:b/>
                <w:color w:val="000000"/>
                <w:sz w:val="22"/>
                <w:szCs w:val="22"/>
              </w:rPr>
              <w:t>Day 14</w:t>
            </w:r>
          </w:p>
        </w:tc>
        <w:tc>
          <w:tcPr>
            <w:tcW w:w="1620" w:type="dxa"/>
            <w:tcBorders>
              <w:top w:val="single" w:sz="4" w:space="0" w:color="000000" w:themeColor="text1"/>
              <w:bottom w:val="single" w:sz="12" w:space="0" w:color="auto"/>
            </w:tcBorders>
            <w:vAlign w:val="center"/>
            <w:hideMark/>
          </w:tcPr>
          <w:p w14:paraId="587F7E6B" w14:textId="77777777" w:rsidR="00694F3A" w:rsidRPr="00F02AFD" w:rsidRDefault="00694F3A" w:rsidP="009676A0">
            <w:pPr>
              <w:keepNext/>
              <w:jc w:val="center"/>
              <w:rPr>
                <w:rFonts w:asciiTheme="minorHAnsi" w:eastAsia="Times New Roman" w:hAnsiTheme="minorHAnsi" w:cs="Arial"/>
                <w:b/>
                <w:color w:val="000000"/>
                <w:sz w:val="22"/>
                <w:szCs w:val="22"/>
              </w:rPr>
            </w:pPr>
            <w:r w:rsidRPr="00F02AFD">
              <w:rPr>
                <w:rFonts w:asciiTheme="minorHAnsi" w:eastAsia="Times New Roman" w:hAnsiTheme="minorHAnsi" w:cs="Arial"/>
                <w:b/>
                <w:color w:val="000000"/>
                <w:sz w:val="22"/>
                <w:szCs w:val="22"/>
              </w:rPr>
              <w:t>Daily</w:t>
            </w:r>
          </w:p>
        </w:tc>
      </w:tr>
      <w:tr w:rsidR="00694F3A" w:rsidRPr="00F02AFD" w14:paraId="71EA06E7" w14:textId="77777777" w:rsidTr="009676A0">
        <w:trPr>
          <w:cantSplit/>
          <w:trHeight w:val="300"/>
        </w:trPr>
        <w:tc>
          <w:tcPr>
            <w:tcW w:w="558" w:type="dxa"/>
            <w:tcBorders>
              <w:top w:val="single" w:sz="12" w:space="0" w:color="auto"/>
              <w:bottom w:val="single" w:sz="4" w:space="0" w:color="000000" w:themeColor="text1"/>
              <w:right w:val="single" w:sz="4" w:space="0" w:color="auto"/>
            </w:tcBorders>
            <w:vAlign w:val="center"/>
          </w:tcPr>
          <w:p w14:paraId="5DFB8CA6"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1</w:t>
            </w:r>
          </w:p>
        </w:tc>
        <w:tc>
          <w:tcPr>
            <w:tcW w:w="1728" w:type="dxa"/>
            <w:tcBorders>
              <w:top w:val="single" w:sz="12" w:space="0" w:color="auto"/>
              <w:bottom w:val="single" w:sz="4" w:space="0" w:color="000000" w:themeColor="text1"/>
              <w:right w:val="single" w:sz="4" w:space="0" w:color="auto"/>
            </w:tcBorders>
            <w:vAlign w:val="center"/>
            <w:hideMark/>
          </w:tcPr>
          <w:p w14:paraId="164F9998"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Virus vehicle</w:t>
            </w:r>
          </w:p>
          <w:p w14:paraId="06C4152B"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2B6CC7E6" w14:textId="77777777" w:rsidR="00694F3A" w:rsidRPr="00F02AFD" w:rsidRDefault="00694F3A" w:rsidP="009676A0">
            <w:pPr>
              <w:keepNext/>
              <w:ind w:right="-115"/>
              <w:jc w:val="center"/>
              <w:rPr>
                <w:rFonts w:asciiTheme="minorHAnsi" w:hAnsiTheme="minorHAnsi"/>
                <w:b/>
                <w:color w:val="000000"/>
                <w:sz w:val="22"/>
                <w:szCs w:val="22"/>
              </w:rPr>
            </w:pPr>
            <w:r w:rsidRPr="00F02AFD">
              <w:rPr>
                <w:rFonts w:asciiTheme="minorHAnsi" w:hAnsiTheme="minorHAnsi" w:cs="Arial"/>
                <w:b/>
                <w:color w:val="000000"/>
                <w:sz w:val="22"/>
                <w:szCs w:val="22"/>
              </w:rPr>
              <w:t>Drug vehicle</w:t>
            </w:r>
          </w:p>
        </w:tc>
        <w:tc>
          <w:tcPr>
            <w:tcW w:w="720" w:type="dxa"/>
            <w:tcBorders>
              <w:top w:val="single" w:sz="12" w:space="0" w:color="auto"/>
              <w:bottom w:val="single" w:sz="4" w:space="0" w:color="000000" w:themeColor="text1"/>
              <w:right w:val="single" w:sz="4" w:space="0" w:color="auto"/>
            </w:tcBorders>
            <w:vAlign w:val="center"/>
          </w:tcPr>
          <w:p w14:paraId="073D7BA7" w14:textId="77777777" w:rsidR="00694F3A" w:rsidRPr="00F02AFD" w:rsidRDefault="00694F3A" w:rsidP="009676A0">
            <w:pPr>
              <w:keepNext/>
              <w:jc w:val="center"/>
              <w:rPr>
                <w:rFonts w:asciiTheme="minorHAnsi" w:hAnsiTheme="minorHAnsi"/>
                <w:color w:val="000000"/>
                <w:sz w:val="22"/>
                <w:szCs w:val="22"/>
              </w:rPr>
            </w:pPr>
            <w:r w:rsidRPr="00F02AFD">
              <w:rPr>
                <w:rFonts w:asciiTheme="minorHAnsi" w:hAnsiTheme="minorHAnsi"/>
                <w:color w:val="000000"/>
                <w:sz w:val="22"/>
                <w:szCs w:val="22"/>
              </w:rPr>
              <w:t>no</w:t>
            </w:r>
          </w:p>
        </w:tc>
        <w:tc>
          <w:tcPr>
            <w:tcW w:w="1620" w:type="dxa"/>
            <w:tcBorders>
              <w:top w:val="single" w:sz="12" w:space="0" w:color="auto"/>
              <w:bottom w:val="single" w:sz="4" w:space="0" w:color="000000" w:themeColor="text1"/>
            </w:tcBorders>
            <w:vAlign w:val="center"/>
          </w:tcPr>
          <w:p w14:paraId="5CBD78E1" w14:textId="77777777" w:rsidR="00694F3A" w:rsidRPr="00F02AFD" w:rsidRDefault="00694F3A" w:rsidP="009676A0">
            <w:pPr>
              <w:keepNext/>
              <w:jc w:val="center"/>
              <w:rPr>
                <w:rFonts w:asciiTheme="minorHAnsi" w:hAnsiTheme="minorHAnsi"/>
                <w:color w:val="000000"/>
                <w:sz w:val="22"/>
                <w:szCs w:val="22"/>
              </w:rPr>
            </w:pPr>
            <w:r w:rsidRPr="00F02AFD">
              <w:rPr>
                <w:rFonts w:asciiTheme="minorHAnsi" w:hAnsiTheme="minorHAnsi"/>
                <w:color w:val="000000"/>
                <w:sz w:val="22"/>
                <w:szCs w:val="22"/>
              </w:rPr>
              <w:t>none</w:t>
            </w:r>
          </w:p>
        </w:tc>
        <w:tc>
          <w:tcPr>
            <w:tcW w:w="540" w:type="dxa"/>
            <w:tcBorders>
              <w:top w:val="single" w:sz="12" w:space="0" w:color="auto"/>
              <w:left w:val="single" w:sz="4" w:space="0" w:color="auto"/>
              <w:bottom w:val="single" w:sz="4" w:space="0" w:color="000000" w:themeColor="text1"/>
            </w:tcBorders>
            <w:vAlign w:val="center"/>
            <w:hideMark/>
          </w:tcPr>
          <w:p w14:paraId="6BD326F4"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1E8A48F7"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3A1DFBFB" w14:textId="77777777" w:rsidR="00694F3A" w:rsidRPr="00F02AFD" w:rsidRDefault="00694F3A" w:rsidP="009676A0">
            <w:pPr>
              <w:keepNext/>
              <w:jc w:val="center"/>
              <w:rPr>
                <w:rFonts w:asciiTheme="minorHAnsi" w:eastAsia="Times New Roman" w:hAnsiTheme="minorHAnsi"/>
                <w:color w:val="000000"/>
                <w:sz w:val="22"/>
                <w:szCs w:val="22"/>
              </w:rPr>
            </w:pPr>
            <w:r w:rsidRPr="00F02AFD">
              <w:rPr>
                <w:rFonts w:asciiTheme="minorHAnsi" w:eastAsia="Times New Roman" w:hAnsiTheme="minorHAnsi" w:cs="Arial"/>
                <w:color w:val="000000"/>
                <w:sz w:val="22"/>
                <w:szCs w:val="22"/>
              </w:rPr>
              <w:t>10</w:t>
            </w:r>
          </w:p>
        </w:tc>
        <w:tc>
          <w:tcPr>
            <w:tcW w:w="1800" w:type="dxa"/>
            <w:vMerge w:val="restart"/>
            <w:tcBorders>
              <w:top w:val="single" w:sz="12" w:space="0" w:color="auto"/>
            </w:tcBorders>
            <w:vAlign w:val="center"/>
            <w:hideMark/>
          </w:tcPr>
          <w:p w14:paraId="2B589444" w14:textId="77777777" w:rsidR="00694F3A" w:rsidRPr="00F02AFD" w:rsidRDefault="00694F3A" w:rsidP="009676A0">
            <w:pPr>
              <w:keepNext/>
              <w:jc w:val="center"/>
              <w:rPr>
                <w:rFonts w:asciiTheme="minorHAnsi" w:eastAsia="Times New Roman" w:hAnsiTheme="minorHAnsi"/>
                <w:color w:val="000000"/>
                <w:sz w:val="22"/>
                <w:szCs w:val="22"/>
              </w:rPr>
            </w:pPr>
            <w:r w:rsidRPr="00F02AFD">
              <w:rPr>
                <w:rFonts w:asciiTheme="minorHAnsi" w:eastAsia="Times New Roman" w:hAnsiTheme="minorHAnsi" w:cs="Arial"/>
                <w:color w:val="000000"/>
                <w:sz w:val="22"/>
                <w:szCs w:val="22"/>
              </w:rPr>
              <w:t>Sacrifice 5 animals, gross pathology, serum transaminase levels</w:t>
            </w:r>
          </w:p>
          <w:p w14:paraId="003CC482"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val="restart"/>
            <w:tcBorders>
              <w:top w:val="single" w:sz="12" w:space="0" w:color="auto"/>
            </w:tcBorders>
            <w:vAlign w:val="center"/>
            <w:hideMark/>
          </w:tcPr>
          <w:p w14:paraId="364B4D80" w14:textId="77777777" w:rsidR="00694F3A" w:rsidRPr="00F02AFD" w:rsidRDefault="00694F3A" w:rsidP="009676A0">
            <w:pPr>
              <w:keepNext/>
              <w:jc w:val="center"/>
              <w:rPr>
                <w:rFonts w:asciiTheme="minorHAnsi" w:eastAsia="Times New Roman" w:hAnsiTheme="minorHAnsi"/>
                <w:color w:val="000000"/>
                <w:sz w:val="22"/>
                <w:szCs w:val="22"/>
              </w:rPr>
            </w:pPr>
            <w:r w:rsidRPr="00F02AFD">
              <w:rPr>
                <w:rFonts w:asciiTheme="minorHAnsi" w:eastAsia="Times New Roman" w:hAnsiTheme="minorHAnsi" w:cs="Arial"/>
                <w:color w:val="000000"/>
                <w:sz w:val="22"/>
                <w:szCs w:val="22"/>
              </w:rPr>
              <w:t>Sacrifice 10 animals, gross pathology serum transaminase levels</w:t>
            </w:r>
          </w:p>
          <w:p w14:paraId="01E8E9AB"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val="restart"/>
            <w:tcBorders>
              <w:top w:val="single" w:sz="12" w:space="0" w:color="auto"/>
            </w:tcBorders>
            <w:vAlign w:val="center"/>
            <w:hideMark/>
          </w:tcPr>
          <w:p w14:paraId="5F58EF87" w14:textId="77777777" w:rsidR="00694F3A" w:rsidRPr="00F02AFD" w:rsidRDefault="00694F3A" w:rsidP="009676A0">
            <w:pPr>
              <w:keepNext/>
              <w:jc w:val="center"/>
              <w:rPr>
                <w:rFonts w:asciiTheme="minorHAnsi" w:eastAsia="Times New Roman" w:hAnsiTheme="minorHAnsi"/>
                <w:color w:val="000000"/>
                <w:sz w:val="22"/>
                <w:szCs w:val="22"/>
              </w:rPr>
            </w:pPr>
            <w:r w:rsidRPr="00F02AFD">
              <w:rPr>
                <w:rFonts w:asciiTheme="minorHAnsi" w:eastAsia="Times New Roman" w:hAnsiTheme="minorHAnsi" w:cs="Arial"/>
                <w:color w:val="000000"/>
                <w:sz w:val="22"/>
                <w:szCs w:val="22"/>
              </w:rPr>
              <w:t>Observation, Body Weight</w:t>
            </w:r>
          </w:p>
        </w:tc>
      </w:tr>
      <w:tr w:rsidR="00694F3A" w:rsidRPr="00F02AFD" w14:paraId="6A93A098" w14:textId="77777777" w:rsidTr="009676A0">
        <w:trPr>
          <w:cantSplit/>
          <w:trHeight w:val="683"/>
        </w:trPr>
        <w:tc>
          <w:tcPr>
            <w:tcW w:w="558" w:type="dxa"/>
            <w:tcBorders>
              <w:top w:val="single" w:sz="4" w:space="0" w:color="000000" w:themeColor="text1"/>
              <w:bottom w:val="single" w:sz="4" w:space="0" w:color="000000" w:themeColor="text1"/>
              <w:right w:val="single" w:sz="4" w:space="0" w:color="auto"/>
            </w:tcBorders>
            <w:vAlign w:val="center"/>
          </w:tcPr>
          <w:p w14:paraId="3A17BC3C"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2</w:t>
            </w:r>
          </w:p>
        </w:tc>
        <w:tc>
          <w:tcPr>
            <w:tcW w:w="1728" w:type="dxa"/>
            <w:tcBorders>
              <w:top w:val="single" w:sz="4" w:space="0" w:color="000000" w:themeColor="text1"/>
              <w:bottom w:val="single" w:sz="4" w:space="0" w:color="000000" w:themeColor="text1"/>
              <w:right w:val="single" w:sz="4" w:space="0" w:color="auto"/>
            </w:tcBorders>
            <w:vAlign w:val="center"/>
            <w:hideMark/>
          </w:tcPr>
          <w:p w14:paraId="3B9D2E6D"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Virus vehicle</w:t>
            </w:r>
          </w:p>
          <w:p w14:paraId="180AE344"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74BD6F1B" w14:textId="4FBC057C" w:rsidR="00694F3A" w:rsidRPr="00F02AFD" w:rsidRDefault="00694F3A" w:rsidP="009676A0">
            <w:pPr>
              <w:keepNext/>
              <w:ind w:right="-115"/>
              <w:jc w:val="center"/>
              <w:rPr>
                <w:rFonts w:asciiTheme="minorHAnsi" w:hAnsiTheme="minorHAnsi" w:cs="Arial"/>
                <w:b/>
                <w:color w:val="000000"/>
                <w:sz w:val="22"/>
                <w:szCs w:val="22"/>
              </w:rPr>
            </w:pPr>
            <w:del w:id="934" w:author="Matt Doherty" w:date="2019-01-14T17:25:00Z">
              <w:r w:rsidRPr="00F02AFD" w:rsidDel="000248A3">
                <w:rPr>
                  <w:rFonts w:asciiTheme="minorHAnsi" w:hAnsiTheme="minorHAnsi"/>
                  <w:b/>
                  <w:sz w:val="22"/>
                  <w:szCs w:val="22"/>
                </w:rPr>
                <w:delText>USC505</w:delText>
              </w:r>
            </w:del>
            <w:ins w:id="935" w:author="Matt Doherty" w:date="2019-01-14T17:25:00Z">
              <w:r w:rsidR="000248A3">
                <w:rPr>
                  <w:rFonts w:asciiTheme="minorHAnsi" w:hAnsiTheme="minorHAnsi"/>
                  <w:b/>
                  <w:sz w:val="22"/>
                  <w:szCs w:val="22"/>
                </w:rPr>
                <w:t>C16-Tyr-CDV</w:t>
              </w:r>
            </w:ins>
          </w:p>
        </w:tc>
        <w:tc>
          <w:tcPr>
            <w:tcW w:w="720" w:type="dxa"/>
            <w:tcBorders>
              <w:right w:val="single" w:sz="4" w:space="0" w:color="auto"/>
            </w:tcBorders>
            <w:vAlign w:val="center"/>
          </w:tcPr>
          <w:p w14:paraId="225C62FC"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no</w:t>
            </w:r>
          </w:p>
        </w:tc>
        <w:tc>
          <w:tcPr>
            <w:tcW w:w="1620" w:type="dxa"/>
            <w:vAlign w:val="center"/>
          </w:tcPr>
          <w:p w14:paraId="4D4E20E8"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10 mg/kg q.d.</w:t>
            </w:r>
          </w:p>
        </w:tc>
        <w:tc>
          <w:tcPr>
            <w:tcW w:w="540" w:type="dxa"/>
            <w:tcBorders>
              <w:left w:val="single" w:sz="4" w:space="0" w:color="auto"/>
            </w:tcBorders>
            <w:vAlign w:val="center"/>
            <w:hideMark/>
          </w:tcPr>
          <w:p w14:paraId="4951496F"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4E7B0968"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6124ABB4"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vAlign w:val="center"/>
            <w:hideMark/>
          </w:tcPr>
          <w:p w14:paraId="56DBF8D3"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vAlign w:val="center"/>
            <w:hideMark/>
          </w:tcPr>
          <w:p w14:paraId="4FE587B9"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vAlign w:val="center"/>
            <w:hideMark/>
          </w:tcPr>
          <w:p w14:paraId="3394B294" w14:textId="77777777" w:rsidR="00694F3A" w:rsidRPr="00F02AFD" w:rsidRDefault="00694F3A" w:rsidP="009676A0">
            <w:pPr>
              <w:keepNext/>
              <w:jc w:val="center"/>
              <w:rPr>
                <w:rFonts w:asciiTheme="minorHAnsi" w:eastAsia="Times New Roman" w:hAnsiTheme="minorHAnsi"/>
                <w:color w:val="000000"/>
                <w:sz w:val="22"/>
                <w:szCs w:val="22"/>
              </w:rPr>
            </w:pPr>
          </w:p>
        </w:tc>
      </w:tr>
      <w:tr w:rsidR="00694F3A" w:rsidRPr="00F02AFD" w14:paraId="7AF50213" w14:textId="77777777" w:rsidTr="009676A0">
        <w:trPr>
          <w:cantSplit/>
          <w:trHeight w:val="710"/>
        </w:trPr>
        <w:tc>
          <w:tcPr>
            <w:tcW w:w="558" w:type="dxa"/>
            <w:tcBorders>
              <w:top w:val="single" w:sz="4" w:space="0" w:color="000000" w:themeColor="text1"/>
              <w:bottom w:val="single" w:sz="4" w:space="0" w:color="000000" w:themeColor="text1"/>
              <w:right w:val="single" w:sz="4" w:space="0" w:color="auto"/>
            </w:tcBorders>
            <w:vAlign w:val="center"/>
          </w:tcPr>
          <w:p w14:paraId="3C84D657"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3</w:t>
            </w:r>
          </w:p>
        </w:tc>
        <w:tc>
          <w:tcPr>
            <w:tcW w:w="1728" w:type="dxa"/>
            <w:tcBorders>
              <w:top w:val="single" w:sz="4" w:space="0" w:color="000000" w:themeColor="text1"/>
              <w:bottom w:val="single" w:sz="4" w:space="0" w:color="000000" w:themeColor="text1"/>
              <w:right w:val="single" w:sz="4" w:space="0" w:color="auto"/>
            </w:tcBorders>
            <w:vAlign w:val="center"/>
            <w:hideMark/>
          </w:tcPr>
          <w:p w14:paraId="4F1F8964"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Virus vehicle</w:t>
            </w:r>
          </w:p>
          <w:p w14:paraId="07E6AD9A"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379EB27B"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b/>
                <w:sz w:val="22"/>
                <w:szCs w:val="22"/>
              </w:rPr>
              <w:t>CDV</w:t>
            </w:r>
          </w:p>
        </w:tc>
        <w:tc>
          <w:tcPr>
            <w:tcW w:w="720" w:type="dxa"/>
            <w:tcBorders>
              <w:right w:val="single" w:sz="4" w:space="0" w:color="auto"/>
            </w:tcBorders>
            <w:vAlign w:val="center"/>
          </w:tcPr>
          <w:p w14:paraId="5E31E1BD"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no</w:t>
            </w:r>
          </w:p>
        </w:tc>
        <w:tc>
          <w:tcPr>
            <w:tcW w:w="1620" w:type="dxa"/>
            <w:vAlign w:val="center"/>
          </w:tcPr>
          <w:p w14:paraId="3AADED52"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sz w:val="22"/>
                <w:szCs w:val="22"/>
              </w:rPr>
              <w:t>37 mg/kg followed by 20 mg/kg 3X weekly</w:t>
            </w:r>
          </w:p>
        </w:tc>
        <w:tc>
          <w:tcPr>
            <w:tcW w:w="540" w:type="dxa"/>
            <w:tcBorders>
              <w:left w:val="single" w:sz="4" w:space="0" w:color="auto"/>
            </w:tcBorders>
            <w:vAlign w:val="center"/>
            <w:hideMark/>
          </w:tcPr>
          <w:p w14:paraId="3D763E94"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7C4B7ACB"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76B2C570"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vAlign w:val="center"/>
            <w:hideMark/>
          </w:tcPr>
          <w:p w14:paraId="434D5817"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vAlign w:val="center"/>
            <w:hideMark/>
          </w:tcPr>
          <w:p w14:paraId="093954AF"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vAlign w:val="center"/>
            <w:hideMark/>
          </w:tcPr>
          <w:p w14:paraId="77726762" w14:textId="77777777" w:rsidR="00694F3A" w:rsidRPr="00F02AFD" w:rsidRDefault="00694F3A" w:rsidP="009676A0">
            <w:pPr>
              <w:keepNext/>
              <w:jc w:val="center"/>
              <w:rPr>
                <w:rFonts w:asciiTheme="minorHAnsi" w:eastAsia="Times New Roman" w:hAnsiTheme="minorHAnsi"/>
                <w:color w:val="000000"/>
                <w:sz w:val="22"/>
                <w:szCs w:val="22"/>
              </w:rPr>
            </w:pPr>
          </w:p>
        </w:tc>
      </w:tr>
      <w:tr w:rsidR="00694F3A" w:rsidRPr="00F02AFD" w14:paraId="1CB1098A" w14:textId="77777777" w:rsidTr="009676A0">
        <w:trPr>
          <w:cantSplit/>
          <w:trHeight w:val="710"/>
        </w:trPr>
        <w:tc>
          <w:tcPr>
            <w:tcW w:w="558" w:type="dxa"/>
            <w:tcBorders>
              <w:top w:val="single" w:sz="4" w:space="0" w:color="000000" w:themeColor="text1"/>
              <w:bottom w:val="single" w:sz="4" w:space="0" w:color="000000" w:themeColor="text1"/>
              <w:right w:val="single" w:sz="4" w:space="0" w:color="auto"/>
            </w:tcBorders>
            <w:vAlign w:val="center"/>
          </w:tcPr>
          <w:p w14:paraId="245D8D43"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4</w:t>
            </w:r>
          </w:p>
        </w:tc>
        <w:tc>
          <w:tcPr>
            <w:tcW w:w="1728" w:type="dxa"/>
            <w:tcBorders>
              <w:top w:val="single" w:sz="4" w:space="0" w:color="000000" w:themeColor="text1"/>
              <w:bottom w:val="single" w:sz="4" w:space="0" w:color="000000" w:themeColor="text1"/>
              <w:right w:val="single" w:sz="4" w:space="0" w:color="auto"/>
            </w:tcBorders>
            <w:vAlign w:val="center"/>
            <w:hideMark/>
          </w:tcPr>
          <w:p w14:paraId="34010EA5"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Virus</w:t>
            </w:r>
          </w:p>
          <w:p w14:paraId="279B9879"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17352D35" w14:textId="77777777" w:rsidR="00694F3A" w:rsidRPr="00F02AFD" w:rsidRDefault="00694F3A" w:rsidP="009676A0">
            <w:pPr>
              <w:keepNext/>
              <w:ind w:right="-115"/>
              <w:jc w:val="center"/>
              <w:rPr>
                <w:rFonts w:asciiTheme="minorHAnsi" w:hAnsiTheme="minorHAnsi" w:cs="Arial"/>
                <w:b/>
                <w:sz w:val="22"/>
                <w:szCs w:val="22"/>
              </w:rPr>
            </w:pPr>
            <w:r w:rsidRPr="00F02AFD">
              <w:rPr>
                <w:rFonts w:asciiTheme="minorHAnsi" w:hAnsiTheme="minorHAnsi" w:cs="Arial"/>
                <w:b/>
                <w:color w:val="000000"/>
                <w:sz w:val="22"/>
                <w:szCs w:val="22"/>
              </w:rPr>
              <w:t>Drug vehicle</w:t>
            </w:r>
          </w:p>
        </w:tc>
        <w:tc>
          <w:tcPr>
            <w:tcW w:w="720" w:type="dxa"/>
            <w:tcBorders>
              <w:right w:val="single" w:sz="4" w:space="0" w:color="auto"/>
            </w:tcBorders>
            <w:vAlign w:val="center"/>
          </w:tcPr>
          <w:p w14:paraId="6E13F629"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yes</w:t>
            </w:r>
          </w:p>
        </w:tc>
        <w:tc>
          <w:tcPr>
            <w:tcW w:w="1620" w:type="dxa"/>
            <w:vAlign w:val="center"/>
          </w:tcPr>
          <w:p w14:paraId="0ED76DAC"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none</w:t>
            </w:r>
          </w:p>
        </w:tc>
        <w:tc>
          <w:tcPr>
            <w:tcW w:w="540" w:type="dxa"/>
            <w:tcBorders>
              <w:left w:val="single" w:sz="4" w:space="0" w:color="auto"/>
            </w:tcBorders>
            <w:vAlign w:val="center"/>
            <w:hideMark/>
          </w:tcPr>
          <w:p w14:paraId="79970CD0"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32D383A5"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776E22FC"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val="restart"/>
            <w:vAlign w:val="center"/>
            <w:hideMark/>
          </w:tcPr>
          <w:p w14:paraId="574119C7"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 xml:space="preserve">Sacrifice 5 animals, gross pathology, Ad titer in liver, serum transaminase levels </w:t>
            </w:r>
          </w:p>
        </w:tc>
        <w:tc>
          <w:tcPr>
            <w:tcW w:w="1710" w:type="dxa"/>
            <w:vMerge w:val="restart"/>
            <w:vAlign w:val="center"/>
            <w:hideMark/>
          </w:tcPr>
          <w:p w14:paraId="7786C76C"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Sacrifice 10 animals, gross pathology, Ad titer in liver, serum transaminase levels</w:t>
            </w:r>
          </w:p>
        </w:tc>
        <w:tc>
          <w:tcPr>
            <w:tcW w:w="1620" w:type="dxa"/>
            <w:vMerge/>
            <w:vAlign w:val="center"/>
            <w:hideMark/>
          </w:tcPr>
          <w:p w14:paraId="089D7C2A" w14:textId="77777777" w:rsidR="00694F3A" w:rsidRPr="00F02AFD" w:rsidRDefault="00694F3A" w:rsidP="009676A0">
            <w:pPr>
              <w:keepNext/>
              <w:jc w:val="center"/>
              <w:rPr>
                <w:rFonts w:asciiTheme="minorHAnsi" w:eastAsia="Times New Roman" w:hAnsiTheme="minorHAnsi" w:cs="Arial"/>
                <w:color w:val="000000"/>
                <w:sz w:val="22"/>
                <w:szCs w:val="22"/>
              </w:rPr>
            </w:pPr>
          </w:p>
        </w:tc>
      </w:tr>
      <w:tr w:rsidR="00694F3A" w:rsidRPr="00F02AFD" w14:paraId="2FA06068" w14:textId="77777777" w:rsidTr="009676A0">
        <w:trPr>
          <w:cantSplit/>
          <w:trHeight w:val="683"/>
        </w:trPr>
        <w:tc>
          <w:tcPr>
            <w:tcW w:w="558" w:type="dxa"/>
            <w:tcBorders>
              <w:top w:val="single" w:sz="4" w:space="0" w:color="auto"/>
              <w:bottom w:val="single" w:sz="4" w:space="0" w:color="auto"/>
              <w:right w:val="single" w:sz="4" w:space="0" w:color="auto"/>
            </w:tcBorders>
            <w:vAlign w:val="center"/>
          </w:tcPr>
          <w:p w14:paraId="4EC7A20A"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5</w:t>
            </w:r>
          </w:p>
        </w:tc>
        <w:tc>
          <w:tcPr>
            <w:tcW w:w="1728" w:type="dxa"/>
            <w:tcBorders>
              <w:top w:val="single" w:sz="4" w:space="0" w:color="auto"/>
              <w:bottom w:val="single" w:sz="4" w:space="0" w:color="auto"/>
              <w:right w:val="single" w:sz="4" w:space="0" w:color="auto"/>
            </w:tcBorders>
            <w:vAlign w:val="center"/>
            <w:hideMark/>
          </w:tcPr>
          <w:p w14:paraId="5BA0283B"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Ad6</w:t>
            </w:r>
          </w:p>
          <w:p w14:paraId="2A344E08"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33A24048" w14:textId="7CA6D0A8" w:rsidR="00694F3A" w:rsidRPr="00F02AFD" w:rsidRDefault="000248A3" w:rsidP="009676A0">
            <w:pPr>
              <w:keepNext/>
              <w:ind w:right="-115"/>
              <w:jc w:val="center"/>
              <w:rPr>
                <w:rFonts w:asciiTheme="minorHAnsi" w:hAnsiTheme="minorHAnsi" w:cs="Arial"/>
                <w:b/>
                <w:color w:val="000000"/>
                <w:sz w:val="22"/>
                <w:szCs w:val="22"/>
              </w:rPr>
            </w:pPr>
            <w:ins w:id="936" w:author="Matt Doherty" w:date="2019-01-14T17:25:00Z">
              <w:r>
                <w:rPr>
                  <w:rFonts w:asciiTheme="minorHAnsi" w:hAnsiTheme="minorHAnsi"/>
                  <w:b/>
                  <w:sz w:val="22"/>
                  <w:szCs w:val="22"/>
                </w:rPr>
                <w:t>C16-Tyr-CDV</w:t>
              </w:r>
            </w:ins>
            <w:del w:id="937" w:author="Matt Doherty" w:date="2019-01-14T17:25:00Z">
              <w:r w:rsidR="00694F3A" w:rsidRPr="00F02AFD" w:rsidDel="000248A3">
                <w:rPr>
                  <w:rFonts w:asciiTheme="minorHAnsi" w:hAnsiTheme="minorHAnsi"/>
                  <w:b/>
                  <w:sz w:val="22"/>
                  <w:szCs w:val="22"/>
                </w:rPr>
                <w:delText>USC505</w:delText>
              </w:r>
            </w:del>
          </w:p>
        </w:tc>
        <w:tc>
          <w:tcPr>
            <w:tcW w:w="720" w:type="dxa"/>
            <w:tcBorders>
              <w:right w:val="single" w:sz="4" w:space="0" w:color="auto"/>
            </w:tcBorders>
            <w:vAlign w:val="center"/>
          </w:tcPr>
          <w:p w14:paraId="7288C68C"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yes</w:t>
            </w:r>
          </w:p>
        </w:tc>
        <w:tc>
          <w:tcPr>
            <w:tcW w:w="1620" w:type="dxa"/>
            <w:vAlign w:val="center"/>
          </w:tcPr>
          <w:p w14:paraId="0435D223"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10 mg/kg q.d.</w:t>
            </w:r>
          </w:p>
        </w:tc>
        <w:tc>
          <w:tcPr>
            <w:tcW w:w="540" w:type="dxa"/>
            <w:tcBorders>
              <w:left w:val="single" w:sz="4" w:space="0" w:color="auto"/>
            </w:tcBorders>
            <w:vAlign w:val="center"/>
            <w:hideMark/>
          </w:tcPr>
          <w:p w14:paraId="1FCB4423"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5401A7C3"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5E8DD4C1"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vAlign w:val="center"/>
            <w:hideMark/>
          </w:tcPr>
          <w:p w14:paraId="0227E60E"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vAlign w:val="center"/>
            <w:hideMark/>
          </w:tcPr>
          <w:p w14:paraId="4FB156D1"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vAlign w:val="center"/>
            <w:hideMark/>
          </w:tcPr>
          <w:p w14:paraId="615C5E74" w14:textId="77777777" w:rsidR="00694F3A" w:rsidRPr="00F02AFD" w:rsidRDefault="00694F3A" w:rsidP="009676A0">
            <w:pPr>
              <w:keepNext/>
              <w:jc w:val="center"/>
              <w:rPr>
                <w:rFonts w:asciiTheme="minorHAnsi" w:eastAsia="Times New Roman" w:hAnsiTheme="minorHAnsi"/>
                <w:color w:val="000000"/>
                <w:sz w:val="22"/>
                <w:szCs w:val="22"/>
              </w:rPr>
            </w:pPr>
          </w:p>
        </w:tc>
      </w:tr>
      <w:tr w:rsidR="00694F3A" w:rsidRPr="00F02AFD" w14:paraId="52661E6F" w14:textId="77777777" w:rsidTr="009676A0">
        <w:trPr>
          <w:cantSplit/>
          <w:trHeight w:val="683"/>
        </w:trPr>
        <w:tc>
          <w:tcPr>
            <w:tcW w:w="558" w:type="dxa"/>
            <w:tcBorders>
              <w:top w:val="single" w:sz="4" w:space="0" w:color="auto"/>
              <w:bottom w:val="single" w:sz="4" w:space="0" w:color="auto"/>
              <w:right w:val="single" w:sz="4" w:space="0" w:color="auto"/>
            </w:tcBorders>
            <w:vAlign w:val="center"/>
          </w:tcPr>
          <w:p w14:paraId="369F4E92"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6</w:t>
            </w:r>
          </w:p>
        </w:tc>
        <w:tc>
          <w:tcPr>
            <w:tcW w:w="1728" w:type="dxa"/>
            <w:tcBorders>
              <w:top w:val="single" w:sz="4" w:space="0" w:color="auto"/>
              <w:bottom w:val="single" w:sz="4" w:space="0" w:color="auto"/>
              <w:right w:val="single" w:sz="4" w:space="0" w:color="auto"/>
            </w:tcBorders>
            <w:vAlign w:val="center"/>
            <w:hideMark/>
          </w:tcPr>
          <w:p w14:paraId="18961A3F"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Ad6</w:t>
            </w:r>
          </w:p>
          <w:p w14:paraId="5179A93E"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435E9EDE" w14:textId="7CBACF32" w:rsidR="00694F3A" w:rsidRPr="00F02AFD" w:rsidRDefault="000248A3" w:rsidP="009676A0">
            <w:pPr>
              <w:keepNext/>
              <w:ind w:right="-115"/>
              <w:jc w:val="center"/>
              <w:rPr>
                <w:rFonts w:asciiTheme="minorHAnsi" w:hAnsiTheme="minorHAnsi" w:cs="Arial"/>
                <w:b/>
                <w:color w:val="000000"/>
                <w:sz w:val="22"/>
                <w:szCs w:val="22"/>
              </w:rPr>
            </w:pPr>
            <w:ins w:id="938" w:author="Matt Doherty" w:date="2019-01-14T17:25:00Z">
              <w:r>
                <w:rPr>
                  <w:rFonts w:asciiTheme="minorHAnsi" w:hAnsiTheme="minorHAnsi"/>
                  <w:b/>
                  <w:sz w:val="22"/>
                  <w:szCs w:val="22"/>
                </w:rPr>
                <w:t>C16-Tyr-CDV</w:t>
              </w:r>
            </w:ins>
            <w:del w:id="939" w:author="Matt Doherty" w:date="2019-01-14T17:25:00Z">
              <w:r w:rsidR="00694F3A" w:rsidRPr="00F02AFD" w:rsidDel="000248A3">
                <w:rPr>
                  <w:rFonts w:asciiTheme="minorHAnsi" w:hAnsiTheme="minorHAnsi"/>
                  <w:b/>
                  <w:sz w:val="22"/>
                  <w:szCs w:val="22"/>
                </w:rPr>
                <w:delText>USC505</w:delText>
              </w:r>
            </w:del>
          </w:p>
        </w:tc>
        <w:tc>
          <w:tcPr>
            <w:tcW w:w="720" w:type="dxa"/>
            <w:tcBorders>
              <w:right w:val="single" w:sz="4" w:space="0" w:color="auto"/>
            </w:tcBorders>
            <w:vAlign w:val="center"/>
          </w:tcPr>
          <w:p w14:paraId="20018158"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yes</w:t>
            </w:r>
          </w:p>
        </w:tc>
        <w:tc>
          <w:tcPr>
            <w:tcW w:w="1620" w:type="dxa"/>
            <w:vAlign w:val="center"/>
          </w:tcPr>
          <w:p w14:paraId="74CBC683"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3 mg/kg q.d.</w:t>
            </w:r>
          </w:p>
        </w:tc>
        <w:tc>
          <w:tcPr>
            <w:tcW w:w="540" w:type="dxa"/>
            <w:tcBorders>
              <w:left w:val="single" w:sz="4" w:space="0" w:color="auto"/>
            </w:tcBorders>
            <w:vAlign w:val="center"/>
            <w:hideMark/>
          </w:tcPr>
          <w:p w14:paraId="488B7C9C"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2A38519A"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4D9F4E1F"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vAlign w:val="center"/>
            <w:hideMark/>
          </w:tcPr>
          <w:p w14:paraId="7384D88B"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vAlign w:val="center"/>
            <w:hideMark/>
          </w:tcPr>
          <w:p w14:paraId="4A74522B"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vAlign w:val="center"/>
            <w:hideMark/>
          </w:tcPr>
          <w:p w14:paraId="6B811742" w14:textId="77777777" w:rsidR="00694F3A" w:rsidRPr="00F02AFD" w:rsidRDefault="00694F3A" w:rsidP="009676A0">
            <w:pPr>
              <w:keepNext/>
              <w:jc w:val="center"/>
              <w:rPr>
                <w:rFonts w:asciiTheme="minorHAnsi" w:eastAsia="Times New Roman" w:hAnsiTheme="minorHAnsi"/>
                <w:color w:val="000000"/>
                <w:sz w:val="22"/>
                <w:szCs w:val="22"/>
              </w:rPr>
            </w:pPr>
          </w:p>
        </w:tc>
      </w:tr>
      <w:tr w:rsidR="00694F3A" w:rsidRPr="00F02AFD" w14:paraId="76A22E47" w14:textId="77777777" w:rsidTr="009676A0">
        <w:trPr>
          <w:cantSplit/>
          <w:trHeight w:val="683"/>
        </w:trPr>
        <w:tc>
          <w:tcPr>
            <w:tcW w:w="558" w:type="dxa"/>
            <w:tcBorders>
              <w:top w:val="single" w:sz="4" w:space="0" w:color="auto"/>
              <w:bottom w:val="single" w:sz="4" w:space="0" w:color="auto"/>
              <w:right w:val="single" w:sz="4" w:space="0" w:color="auto"/>
            </w:tcBorders>
            <w:vAlign w:val="center"/>
          </w:tcPr>
          <w:p w14:paraId="32AA720D"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7</w:t>
            </w:r>
          </w:p>
        </w:tc>
        <w:tc>
          <w:tcPr>
            <w:tcW w:w="1728" w:type="dxa"/>
            <w:tcBorders>
              <w:top w:val="single" w:sz="4" w:space="0" w:color="auto"/>
              <w:bottom w:val="single" w:sz="4" w:space="0" w:color="auto"/>
              <w:right w:val="single" w:sz="4" w:space="0" w:color="auto"/>
            </w:tcBorders>
            <w:vAlign w:val="center"/>
            <w:hideMark/>
          </w:tcPr>
          <w:p w14:paraId="4FE61B83"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Ad6</w:t>
            </w:r>
          </w:p>
          <w:p w14:paraId="49BA52AC" w14:textId="77777777" w:rsidR="00694F3A" w:rsidRPr="00F02AFD" w:rsidRDefault="00694F3A" w:rsidP="009676A0">
            <w:pPr>
              <w:keepNext/>
              <w:ind w:right="-115"/>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0C026169" w14:textId="37BA86DA" w:rsidR="00694F3A" w:rsidRPr="00F02AFD" w:rsidRDefault="000248A3" w:rsidP="009676A0">
            <w:pPr>
              <w:keepNext/>
              <w:ind w:right="-115"/>
              <w:jc w:val="center"/>
              <w:rPr>
                <w:rFonts w:asciiTheme="minorHAnsi" w:hAnsiTheme="minorHAnsi" w:cs="Arial"/>
                <w:b/>
                <w:color w:val="000000"/>
                <w:sz w:val="22"/>
                <w:szCs w:val="22"/>
              </w:rPr>
            </w:pPr>
            <w:ins w:id="940" w:author="Matt Doherty" w:date="2019-01-14T17:25:00Z">
              <w:r>
                <w:rPr>
                  <w:rFonts w:asciiTheme="minorHAnsi" w:hAnsiTheme="minorHAnsi"/>
                  <w:b/>
                  <w:sz w:val="22"/>
                  <w:szCs w:val="22"/>
                </w:rPr>
                <w:t>C16-Tyr-CDV</w:t>
              </w:r>
            </w:ins>
            <w:del w:id="941" w:author="Matt Doherty" w:date="2019-01-14T17:25:00Z">
              <w:r w:rsidR="00694F3A" w:rsidRPr="00F02AFD" w:rsidDel="000248A3">
                <w:rPr>
                  <w:rFonts w:asciiTheme="minorHAnsi" w:hAnsiTheme="minorHAnsi"/>
                  <w:b/>
                  <w:sz w:val="22"/>
                  <w:szCs w:val="22"/>
                </w:rPr>
                <w:delText>USC505</w:delText>
              </w:r>
            </w:del>
          </w:p>
        </w:tc>
        <w:tc>
          <w:tcPr>
            <w:tcW w:w="720" w:type="dxa"/>
            <w:tcBorders>
              <w:right w:val="single" w:sz="4" w:space="0" w:color="auto"/>
            </w:tcBorders>
            <w:vAlign w:val="center"/>
          </w:tcPr>
          <w:p w14:paraId="525FB337"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yes</w:t>
            </w:r>
          </w:p>
        </w:tc>
        <w:tc>
          <w:tcPr>
            <w:tcW w:w="1620" w:type="dxa"/>
            <w:vAlign w:val="center"/>
          </w:tcPr>
          <w:p w14:paraId="3C6B160E"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1 mg/kg q.d.</w:t>
            </w:r>
          </w:p>
        </w:tc>
        <w:tc>
          <w:tcPr>
            <w:tcW w:w="540" w:type="dxa"/>
            <w:tcBorders>
              <w:left w:val="single" w:sz="4" w:space="0" w:color="auto"/>
            </w:tcBorders>
            <w:vAlign w:val="center"/>
            <w:hideMark/>
          </w:tcPr>
          <w:p w14:paraId="7339DF17"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0E30648D"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718E3DFA"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vAlign w:val="center"/>
            <w:hideMark/>
          </w:tcPr>
          <w:p w14:paraId="78EC87F8"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vAlign w:val="center"/>
            <w:hideMark/>
          </w:tcPr>
          <w:p w14:paraId="25292184"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vAlign w:val="center"/>
            <w:hideMark/>
          </w:tcPr>
          <w:p w14:paraId="35F79880" w14:textId="77777777" w:rsidR="00694F3A" w:rsidRPr="00F02AFD" w:rsidRDefault="00694F3A" w:rsidP="009676A0">
            <w:pPr>
              <w:keepNext/>
              <w:jc w:val="center"/>
              <w:rPr>
                <w:rFonts w:asciiTheme="minorHAnsi" w:eastAsia="Times New Roman" w:hAnsiTheme="minorHAnsi"/>
                <w:color w:val="000000"/>
                <w:sz w:val="22"/>
                <w:szCs w:val="22"/>
              </w:rPr>
            </w:pPr>
          </w:p>
        </w:tc>
      </w:tr>
      <w:tr w:rsidR="00694F3A" w:rsidRPr="00F02AFD" w14:paraId="65B6B313" w14:textId="77777777" w:rsidTr="009676A0">
        <w:trPr>
          <w:cantSplit/>
          <w:trHeight w:val="683"/>
        </w:trPr>
        <w:tc>
          <w:tcPr>
            <w:tcW w:w="558" w:type="dxa"/>
            <w:tcBorders>
              <w:top w:val="single" w:sz="4" w:space="0" w:color="auto"/>
              <w:bottom w:val="single" w:sz="12" w:space="0" w:color="auto"/>
              <w:right w:val="single" w:sz="4" w:space="0" w:color="auto"/>
            </w:tcBorders>
            <w:vAlign w:val="center"/>
          </w:tcPr>
          <w:p w14:paraId="46D65A72" w14:textId="77777777" w:rsidR="00694F3A" w:rsidRPr="00F02AFD" w:rsidRDefault="00694F3A" w:rsidP="009676A0">
            <w:pPr>
              <w:keepNext/>
              <w:ind w:right="-108"/>
              <w:jc w:val="center"/>
              <w:rPr>
                <w:rFonts w:asciiTheme="minorHAnsi" w:hAnsiTheme="minorHAnsi"/>
                <w:b/>
                <w:color w:val="000000"/>
                <w:sz w:val="22"/>
                <w:szCs w:val="22"/>
              </w:rPr>
            </w:pPr>
            <w:r w:rsidRPr="00F02AFD">
              <w:rPr>
                <w:rFonts w:asciiTheme="minorHAnsi" w:hAnsiTheme="minorHAnsi"/>
                <w:b/>
                <w:color w:val="000000"/>
                <w:sz w:val="22"/>
                <w:szCs w:val="22"/>
              </w:rPr>
              <w:t>8</w:t>
            </w:r>
          </w:p>
        </w:tc>
        <w:tc>
          <w:tcPr>
            <w:tcW w:w="1728" w:type="dxa"/>
            <w:tcBorders>
              <w:top w:val="single" w:sz="4" w:space="0" w:color="auto"/>
              <w:bottom w:val="single" w:sz="12" w:space="0" w:color="auto"/>
              <w:right w:val="single" w:sz="4" w:space="0" w:color="auto"/>
            </w:tcBorders>
            <w:vAlign w:val="center"/>
            <w:hideMark/>
          </w:tcPr>
          <w:p w14:paraId="28589C9C" w14:textId="77777777" w:rsidR="00694F3A" w:rsidRPr="00F02AFD" w:rsidRDefault="00694F3A" w:rsidP="009676A0">
            <w:pPr>
              <w:keepNext/>
              <w:ind w:right="-108"/>
              <w:jc w:val="center"/>
              <w:rPr>
                <w:rFonts w:asciiTheme="minorHAnsi" w:hAnsiTheme="minorHAnsi" w:cs="Arial"/>
                <w:b/>
                <w:color w:val="000000"/>
                <w:sz w:val="22"/>
                <w:szCs w:val="22"/>
              </w:rPr>
            </w:pPr>
            <w:r w:rsidRPr="00F02AFD">
              <w:rPr>
                <w:rFonts w:asciiTheme="minorHAnsi" w:hAnsiTheme="minorHAnsi" w:cs="Arial"/>
                <w:b/>
                <w:color w:val="000000"/>
                <w:sz w:val="22"/>
                <w:szCs w:val="22"/>
              </w:rPr>
              <w:t>Ad6</w:t>
            </w:r>
          </w:p>
          <w:p w14:paraId="6A7CD44D" w14:textId="77777777" w:rsidR="00694F3A" w:rsidRPr="00F02AFD" w:rsidRDefault="00694F3A" w:rsidP="009676A0">
            <w:pPr>
              <w:keepNext/>
              <w:ind w:right="-108"/>
              <w:jc w:val="center"/>
              <w:rPr>
                <w:rFonts w:asciiTheme="minorHAnsi" w:hAnsiTheme="minorHAnsi" w:cs="Arial"/>
                <w:b/>
                <w:color w:val="000000"/>
                <w:sz w:val="22"/>
                <w:szCs w:val="22"/>
              </w:rPr>
            </w:pPr>
            <w:r w:rsidRPr="00F02AFD">
              <w:rPr>
                <w:rFonts w:asciiTheme="minorHAnsi" w:hAnsiTheme="minorHAnsi" w:cs="Arial"/>
                <w:b/>
                <w:color w:val="000000"/>
                <w:sz w:val="22"/>
                <w:szCs w:val="22"/>
              </w:rPr>
              <w:t>+</w:t>
            </w:r>
          </w:p>
          <w:p w14:paraId="51E980B0" w14:textId="77777777" w:rsidR="00694F3A" w:rsidRPr="00F02AFD" w:rsidRDefault="00694F3A" w:rsidP="009676A0">
            <w:pPr>
              <w:keepNext/>
              <w:ind w:right="-108"/>
              <w:jc w:val="center"/>
              <w:rPr>
                <w:rFonts w:asciiTheme="minorHAnsi" w:hAnsiTheme="minorHAnsi" w:cs="Arial"/>
                <w:b/>
                <w:color w:val="000000"/>
                <w:sz w:val="22"/>
                <w:szCs w:val="22"/>
              </w:rPr>
            </w:pPr>
            <w:r w:rsidRPr="00F02AFD">
              <w:rPr>
                <w:rFonts w:asciiTheme="minorHAnsi" w:hAnsiTheme="minorHAnsi"/>
                <w:b/>
                <w:sz w:val="22"/>
                <w:szCs w:val="22"/>
              </w:rPr>
              <w:t>CDV</w:t>
            </w:r>
          </w:p>
        </w:tc>
        <w:tc>
          <w:tcPr>
            <w:tcW w:w="720" w:type="dxa"/>
            <w:tcBorders>
              <w:bottom w:val="single" w:sz="12" w:space="0" w:color="auto"/>
              <w:right w:val="single" w:sz="4" w:space="0" w:color="auto"/>
            </w:tcBorders>
            <w:vAlign w:val="center"/>
          </w:tcPr>
          <w:p w14:paraId="05FABD4D"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cs="Arial"/>
                <w:color w:val="000000"/>
                <w:sz w:val="22"/>
                <w:szCs w:val="22"/>
              </w:rPr>
              <w:t>yes</w:t>
            </w:r>
          </w:p>
        </w:tc>
        <w:tc>
          <w:tcPr>
            <w:tcW w:w="1620" w:type="dxa"/>
            <w:tcBorders>
              <w:bottom w:val="single" w:sz="12" w:space="0" w:color="auto"/>
            </w:tcBorders>
            <w:vAlign w:val="center"/>
          </w:tcPr>
          <w:p w14:paraId="7F3CF2E2" w14:textId="77777777" w:rsidR="00694F3A" w:rsidRPr="00F02AFD" w:rsidRDefault="00694F3A" w:rsidP="009676A0">
            <w:pPr>
              <w:keepNext/>
              <w:jc w:val="center"/>
              <w:rPr>
                <w:rFonts w:asciiTheme="minorHAnsi" w:hAnsiTheme="minorHAnsi" w:cs="Arial"/>
                <w:color w:val="000000"/>
                <w:sz w:val="22"/>
                <w:szCs w:val="22"/>
              </w:rPr>
            </w:pPr>
            <w:r w:rsidRPr="00F02AFD">
              <w:rPr>
                <w:rFonts w:asciiTheme="minorHAnsi" w:hAnsiTheme="minorHAnsi"/>
                <w:sz w:val="22"/>
                <w:szCs w:val="22"/>
              </w:rPr>
              <w:t>37 mg/kg followed by 20 mg/kg 3X weekly</w:t>
            </w:r>
          </w:p>
        </w:tc>
        <w:tc>
          <w:tcPr>
            <w:tcW w:w="540" w:type="dxa"/>
            <w:tcBorders>
              <w:left w:val="single" w:sz="4" w:space="0" w:color="auto"/>
              <w:bottom w:val="single" w:sz="12" w:space="0" w:color="auto"/>
            </w:tcBorders>
            <w:vAlign w:val="center"/>
            <w:hideMark/>
          </w:tcPr>
          <w:p w14:paraId="603EC5FB"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5</w:t>
            </w:r>
          </w:p>
          <w:p w14:paraId="633E0E04"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w:t>
            </w:r>
          </w:p>
          <w:p w14:paraId="5EAC9581" w14:textId="77777777" w:rsidR="00694F3A" w:rsidRPr="00F02AFD" w:rsidRDefault="00694F3A" w:rsidP="009676A0">
            <w:pPr>
              <w:keepNext/>
              <w:jc w:val="center"/>
              <w:rPr>
                <w:rFonts w:asciiTheme="minorHAnsi" w:eastAsia="Times New Roman" w:hAnsiTheme="minorHAnsi" w:cs="Arial"/>
                <w:color w:val="000000"/>
                <w:sz w:val="22"/>
                <w:szCs w:val="22"/>
              </w:rPr>
            </w:pPr>
            <w:r w:rsidRPr="00F02AFD">
              <w:rPr>
                <w:rFonts w:asciiTheme="minorHAnsi" w:eastAsia="Times New Roman" w:hAnsiTheme="minorHAnsi" w:cs="Arial"/>
                <w:color w:val="000000"/>
                <w:sz w:val="22"/>
                <w:szCs w:val="22"/>
              </w:rPr>
              <w:t>10</w:t>
            </w:r>
          </w:p>
        </w:tc>
        <w:tc>
          <w:tcPr>
            <w:tcW w:w="1800" w:type="dxa"/>
            <w:vMerge/>
            <w:tcBorders>
              <w:bottom w:val="single" w:sz="12" w:space="0" w:color="auto"/>
            </w:tcBorders>
            <w:vAlign w:val="center"/>
            <w:hideMark/>
          </w:tcPr>
          <w:p w14:paraId="1DF05ED7" w14:textId="77777777" w:rsidR="00694F3A" w:rsidRPr="00F02AFD" w:rsidRDefault="00694F3A" w:rsidP="009676A0">
            <w:pPr>
              <w:keepNext/>
              <w:jc w:val="center"/>
              <w:rPr>
                <w:rFonts w:asciiTheme="minorHAnsi" w:eastAsia="Times New Roman" w:hAnsiTheme="minorHAnsi"/>
                <w:color w:val="000000"/>
                <w:sz w:val="22"/>
                <w:szCs w:val="22"/>
              </w:rPr>
            </w:pPr>
          </w:p>
        </w:tc>
        <w:tc>
          <w:tcPr>
            <w:tcW w:w="1710" w:type="dxa"/>
            <w:vMerge/>
            <w:tcBorders>
              <w:bottom w:val="single" w:sz="12" w:space="0" w:color="auto"/>
            </w:tcBorders>
            <w:vAlign w:val="center"/>
            <w:hideMark/>
          </w:tcPr>
          <w:p w14:paraId="297323F1" w14:textId="77777777" w:rsidR="00694F3A" w:rsidRPr="00F02AFD" w:rsidRDefault="00694F3A" w:rsidP="009676A0">
            <w:pPr>
              <w:keepNext/>
              <w:jc w:val="center"/>
              <w:rPr>
                <w:rFonts w:asciiTheme="minorHAnsi" w:eastAsia="Times New Roman" w:hAnsiTheme="minorHAnsi"/>
                <w:color w:val="000000"/>
                <w:sz w:val="22"/>
                <w:szCs w:val="22"/>
              </w:rPr>
            </w:pPr>
          </w:p>
        </w:tc>
        <w:tc>
          <w:tcPr>
            <w:tcW w:w="1620" w:type="dxa"/>
            <w:vMerge/>
            <w:tcBorders>
              <w:bottom w:val="single" w:sz="12" w:space="0" w:color="auto"/>
            </w:tcBorders>
            <w:vAlign w:val="center"/>
            <w:hideMark/>
          </w:tcPr>
          <w:p w14:paraId="4136931E" w14:textId="77777777" w:rsidR="00694F3A" w:rsidRPr="00F02AFD" w:rsidRDefault="00694F3A" w:rsidP="009676A0">
            <w:pPr>
              <w:keepNext/>
              <w:jc w:val="center"/>
              <w:rPr>
                <w:rFonts w:asciiTheme="minorHAnsi" w:eastAsia="Times New Roman" w:hAnsiTheme="minorHAnsi"/>
                <w:color w:val="000000"/>
                <w:sz w:val="22"/>
                <w:szCs w:val="22"/>
              </w:rPr>
            </w:pPr>
          </w:p>
        </w:tc>
      </w:tr>
    </w:tbl>
    <w:p w14:paraId="419356CF" w14:textId="77777777" w:rsidR="00694F3A" w:rsidRDefault="00694F3A" w:rsidP="00E4090F"/>
    <w:p w14:paraId="27B846FB" w14:textId="77777777" w:rsidR="00694F3A" w:rsidRDefault="00694F3A" w:rsidP="00E4090F"/>
    <w:p w14:paraId="3D0DA2ED" w14:textId="4F23B3DF" w:rsidR="008C2613" w:rsidRPr="00E4090F" w:rsidRDefault="008C2613" w:rsidP="00E4090F">
      <w:pPr>
        <w:rPr>
          <w:b/>
        </w:rPr>
      </w:pPr>
      <w:r>
        <w:br w:type="page"/>
      </w:r>
    </w:p>
    <w:p w14:paraId="09F56BCF" w14:textId="3E51113A" w:rsidR="00C47328" w:rsidRDefault="00B2567A" w:rsidP="00206607">
      <w:pPr>
        <w:pStyle w:val="Heading2"/>
      </w:pPr>
      <w:r>
        <w:t>Figures</w:t>
      </w:r>
      <w:bookmarkEnd w:id="921"/>
      <w:del w:id="942" w:author="Matt Doherty" w:date="2019-01-14T16:41:00Z">
        <w:r w:rsidR="00E95659" w:rsidDel="00BE07FD">
          <w:rPr>
            <w:noProof/>
          </w:rPr>
          <w:drawing>
            <wp:anchor distT="0" distB="0" distL="114300" distR="114300" simplePos="0" relativeHeight="251665408" behindDoc="0" locked="0" layoutInCell="1" allowOverlap="1" wp14:anchorId="088DEE36" wp14:editId="6E77F07D">
              <wp:simplePos x="0" y="0"/>
              <wp:positionH relativeFrom="column">
                <wp:posOffset>38100</wp:posOffset>
              </wp:positionH>
              <wp:positionV relativeFrom="paragraph">
                <wp:posOffset>1038225</wp:posOffset>
              </wp:positionV>
              <wp:extent cx="6851650" cy="3854450"/>
              <wp:effectExtent l="0" t="0" r="0" b="0"/>
              <wp:wrapTopAndBottom/>
              <wp:docPr id="9" name="Picture 9" descr="C:\Users\mdoherty\AppData\Local\Microsoft\Windows\INetCache\Content.Word\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oherty\AppData\Local\Microsoft\Windows\INetCache\Content.Word\figur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73597FA" w14:textId="470EBA9B" w:rsidR="00C47328" w:rsidRDefault="00BE07FD">
      <w:pPr>
        <w:pStyle w:val="BodyText"/>
      </w:pPr>
      <w:r>
        <w:rPr>
          <w:noProof/>
        </w:rPr>
        <mc:AlternateContent>
          <mc:Choice Requires="wps">
            <w:drawing>
              <wp:anchor distT="0" distB="0" distL="114300" distR="114300" simplePos="0" relativeHeight="251675648" behindDoc="0" locked="0" layoutInCell="1" allowOverlap="1" wp14:anchorId="442F607A" wp14:editId="638CA969">
                <wp:simplePos x="0" y="0"/>
                <wp:positionH relativeFrom="column">
                  <wp:posOffset>-85725</wp:posOffset>
                </wp:positionH>
                <wp:positionV relativeFrom="paragraph">
                  <wp:posOffset>3183255</wp:posOffset>
                </wp:positionV>
                <wp:extent cx="481012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60486CEA" w14:textId="09C8BEBC" w:rsidR="00EB5305" w:rsidRPr="00206607" w:rsidRDefault="00EB5305" w:rsidP="00206607">
                            <w:pPr>
                              <w:pStyle w:val="Caption"/>
                              <w:rPr>
                                <w:rFonts w:cs="Arial"/>
                                <w:b/>
                                <w:noProof/>
                              </w:rPr>
                            </w:pPr>
                            <w:r w:rsidRPr="00206607">
                              <w:rPr>
                                <w:rFonts w:ascii="Arial" w:hAnsi="Arial" w:cs="Arial"/>
                                <w:b/>
                                <w:i w:val="0"/>
                                <w:sz w:val="22"/>
                              </w:rPr>
                              <w:t xml:space="preserve">Figure </w:t>
                            </w:r>
                            <w:r w:rsidRPr="00206607">
                              <w:rPr>
                                <w:rFonts w:ascii="Arial" w:hAnsi="Arial" w:cs="Arial"/>
                                <w:b/>
                                <w:i w:val="0"/>
                                <w:sz w:val="22"/>
                              </w:rPr>
                              <w:fldChar w:fldCharType="begin"/>
                            </w:r>
                            <w:r w:rsidRPr="00206607">
                              <w:rPr>
                                <w:rFonts w:ascii="Arial" w:hAnsi="Arial" w:cs="Arial"/>
                                <w:b/>
                                <w:i w:val="0"/>
                                <w:sz w:val="22"/>
                              </w:rPr>
                              <w:instrText xml:space="preserve"> SEQ Figure \* ARABIC </w:instrText>
                            </w:r>
                            <w:r w:rsidRPr="00206607">
                              <w:rPr>
                                <w:rFonts w:ascii="Arial" w:hAnsi="Arial" w:cs="Arial"/>
                                <w:b/>
                                <w:i w:val="0"/>
                                <w:sz w:val="22"/>
                              </w:rPr>
                              <w:fldChar w:fldCharType="separate"/>
                            </w:r>
                            <w:r>
                              <w:rPr>
                                <w:rFonts w:ascii="Arial" w:hAnsi="Arial" w:cs="Arial"/>
                                <w:b/>
                                <w:i w:val="0"/>
                                <w:noProof/>
                                <w:sz w:val="22"/>
                              </w:rPr>
                              <w:t>1</w:t>
                            </w:r>
                            <w:r w:rsidRPr="00206607">
                              <w:rPr>
                                <w:rFonts w:ascii="Arial" w:hAnsi="Arial" w:cs="Arial"/>
                                <w:b/>
                                <w:i w:val="0"/>
                                <w:sz w:val="22"/>
                              </w:rPr>
                              <w:fldChar w:fldCharType="end"/>
                            </w:r>
                            <w:r w:rsidRPr="00206607">
                              <w:rPr>
                                <w:rFonts w:ascii="Arial" w:hAnsi="Arial" w:cs="Arial"/>
                                <w:b/>
                                <w:i w:val="0"/>
                                <w:sz w:val="22"/>
                              </w:rPr>
                              <w:t>. Structures of Cidofovir (CDV, 1), its kinase-activated antiviral metabolite CDV-PP (2) and the synthetic tyrosine amide prodrugs (3) and (4) of CDV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F607A" id="Text Box 7" o:spid="_x0000_s1029" type="#_x0000_t202" style="position:absolute;margin-left:-6.75pt;margin-top:250.65pt;width:37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" stroked="f">
                <v:textbox style="mso-fit-shape-to-text:t" inset="0,0,0,0">
                  <w:txbxContent>
                    <w:p w14:paraId="60486CEA" w14:textId="09C8BEBC" w:rsidR="00EB5305" w:rsidRPr="00206607" w:rsidRDefault="00EB5305" w:rsidP="00206607">
                      <w:pPr>
                        <w:pStyle w:val="Caption"/>
                        <w:rPr>
                          <w:rFonts w:cs="Arial"/>
                          <w:b/>
                          <w:noProof/>
                        </w:rPr>
                      </w:pPr>
                      <w:r w:rsidRPr="00206607">
                        <w:rPr>
                          <w:rFonts w:ascii="Arial" w:hAnsi="Arial" w:cs="Arial"/>
                          <w:b/>
                          <w:i w:val="0"/>
                          <w:sz w:val="22"/>
                        </w:rPr>
                        <w:t xml:space="preserve">Figure </w:t>
                      </w:r>
                      <w:r w:rsidRPr="00206607">
                        <w:rPr>
                          <w:rFonts w:ascii="Arial" w:hAnsi="Arial" w:cs="Arial"/>
                          <w:b/>
                          <w:i w:val="0"/>
                          <w:sz w:val="22"/>
                        </w:rPr>
                        <w:fldChar w:fldCharType="begin"/>
                      </w:r>
                      <w:r w:rsidRPr="00206607">
                        <w:rPr>
                          <w:rFonts w:ascii="Arial" w:hAnsi="Arial" w:cs="Arial"/>
                          <w:b/>
                          <w:i w:val="0"/>
                          <w:sz w:val="22"/>
                        </w:rPr>
                        <w:instrText xml:space="preserve"> SEQ Figure \* ARABIC </w:instrText>
                      </w:r>
                      <w:r w:rsidRPr="00206607">
                        <w:rPr>
                          <w:rFonts w:ascii="Arial" w:hAnsi="Arial" w:cs="Arial"/>
                          <w:b/>
                          <w:i w:val="0"/>
                          <w:sz w:val="22"/>
                        </w:rPr>
                        <w:fldChar w:fldCharType="separate"/>
                      </w:r>
                      <w:r>
                        <w:rPr>
                          <w:rFonts w:ascii="Arial" w:hAnsi="Arial" w:cs="Arial"/>
                          <w:b/>
                          <w:i w:val="0"/>
                          <w:noProof/>
                          <w:sz w:val="22"/>
                        </w:rPr>
                        <w:t>1</w:t>
                      </w:r>
                      <w:r w:rsidRPr="00206607">
                        <w:rPr>
                          <w:rFonts w:ascii="Arial" w:hAnsi="Arial" w:cs="Arial"/>
                          <w:b/>
                          <w:i w:val="0"/>
                          <w:sz w:val="22"/>
                        </w:rPr>
                        <w:fldChar w:fldCharType="end"/>
                      </w:r>
                      <w:r w:rsidRPr="00206607">
                        <w:rPr>
                          <w:rFonts w:ascii="Arial" w:hAnsi="Arial" w:cs="Arial"/>
                          <w:b/>
                          <w:i w:val="0"/>
                          <w:sz w:val="22"/>
                        </w:rPr>
                        <w:t>. Structures of Cidofovir (CDV, 1), its kinase-activated antiviral metabolite CDV-PP (2) and the synthetic tyrosine amide prodrugs (3) and (4) of CDV respectively.</w:t>
                      </w:r>
                    </w:p>
                  </w:txbxContent>
                </v:textbox>
                <w10:wrap type="topAndBottom"/>
              </v:shape>
            </w:pict>
          </mc:Fallback>
        </mc:AlternateContent>
      </w:r>
      <w:ins w:id="943" w:author="Matt Doherty" w:date="2019-01-14T16:41:00Z">
        <w:r>
          <w:rPr>
            <w:noProof/>
          </w:rPr>
          <w:drawing>
            <wp:inline distT="0" distB="0" distL="0" distR="0" wp14:anchorId="546D844D" wp14:editId="412249CA">
              <wp:extent cx="4824730"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730" cy="3042285"/>
                      </a:xfrm>
                      <a:prstGeom prst="rect">
                        <a:avLst/>
                      </a:prstGeom>
                      <a:noFill/>
                    </pic:spPr>
                  </pic:pic>
                </a:graphicData>
              </a:graphic>
            </wp:inline>
          </w:drawing>
        </w:r>
      </w:ins>
    </w:p>
    <w:p w14:paraId="4E141900" w14:textId="2688AA5A" w:rsidR="008C2613" w:rsidDel="00BE07FD" w:rsidRDefault="008C2613">
      <w:pPr>
        <w:rPr>
          <w:del w:id="944" w:author="Matt Doherty" w:date="2019-01-14T16:42:00Z"/>
          <w:rFonts w:ascii="Arial" w:hAnsi="Arial"/>
          <w:sz w:val="22"/>
        </w:rPr>
      </w:pPr>
      <w:r>
        <w:br w:type="page"/>
      </w:r>
    </w:p>
    <w:p w14:paraId="74100444" w14:textId="7CB07BEF" w:rsidR="00C47328" w:rsidRDefault="00B2567A">
      <w:pPr>
        <w:pPrChange w:id="945" w:author="Matt Doherty" w:date="2019-01-14T16:42:00Z">
          <w:pPr>
            <w:pStyle w:val="BodyText"/>
          </w:pPr>
        </w:pPrChange>
      </w:pPr>
      <w:r>
        <w:t>Figure 2.</w:t>
      </w:r>
    </w:p>
    <w:p w14:paraId="6F0AD28E" w14:textId="77777777" w:rsidR="007F4C2A" w:rsidRDefault="007F4C2A" w:rsidP="00206607">
      <w:pPr>
        <w:pStyle w:val="BodyText"/>
        <w:keepNext/>
      </w:pPr>
      <w:r>
        <w:rPr>
          <w:noProof/>
        </w:rPr>
        <w:drawing>
          <wp:inline distT="0" distB="0" distL="0" distR="0" wp14:anchorId="6DE36E71" wp14:editId="2401D0C9">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D3C88A7" w14:textId="7A629778" w:rsidR="007F4C2A" w:rsidRPr="00206607" w:rsidRDefault="007F4C2A" w:rsidP="007F4C2A">
      <w:pPr>
        <w:pStyle w:val="Caption"/>
        <w:rPr>
          <w:rFonts w:ascii="Arial" w:hAnsi="Arial" w:cs="Arial"/>
          <w:b/>
          <w:i w:val="0"/>
          <w:sz w:val="22"/>
        </w:rPr>
      </w:pPr>
      <w:r w:rsidRPr="00206607">
        <w:rPr>
          <w:rFonts w:ascii="Arial" w:hAnsi="Arial" w:cs="Arial"/>
          <w:b/>
          <w:i w:val="0"/>
          <w:sz w:val="22"/>
        </w:rPr>
        <w:t xml:space="preserve">Figure </w:t>
      </w:r>
      <w:r w:rsidRPr="00206607">
        <w:rPr>
          <w:rFonts w:ascii="Arial" w:hAnsi="Arial" w:cs="Arial"/>
          <w:b/>
          <w:i w:val="0"/>
          <w:sz w:val="22"/>
        </w:rPr>
        <w:fldChar w:fldCharType="begin"/>
      </w:r>
      <w:r w:rsidRPr="00206607">
        <w:rPr>
          <w:rFonts w:ascii="Arial" w:hAnsi="Arial" w:cs="Arial"/>
          <w:b/>
          <w:i w:val="0"/>
          <w:sz w:val="22"/>
        </w:rPr>
        <w:instrText xml:space="preserve"> SEQ Figure \* ARABIC </w:instrText>
      </w:r>
      <w:r w:rsidRPr="00206607">
        <w:rPr>
          <w:rFonts w:ascii="Arial" w:hAnsi="Arial" w:cs="Arial"/>
          <w:b/>
          <w:i w:val="0"/>
          <w:sz w:val="22"/>
        </w:rPr>
        <w:fldChar w:fldCharType="separate"/>
      </w:r>
      <w:r w:rsidR="00710683">
        <w:rPr>
          <w:rFonts w:ascii="Arial" w:hAnsi="Arial" w:cs="Arial"/>
          <w:b/>
          <w:i w:val="0"/>
          <w:noProof/>
          <w:sz w:val="22"/>
        </w:rPr>
        <w:t>2</w:t>
      </w:r>
      <w:r w:rsidRPr="00206607">
        <w:rPr>
          <w:rFonts w:ascii="Arial" w:hAnsi="Arial" w:cs="Arial"/>
          <w:b/>
          <w:i w:val="0"/>
          <w:sz w:val="22"/>
        </w:rPr>
        <w:fldChar w:fldCharType="end"/>
      </w:r>
      <w:r w:rsidRPr="00206607">
        <w:rPr>
          <w:rFonts w:ascii="Arial" w:hAnsi="Arial" w:cs="Arial"/>
          <w:b/>
          <w:i w:val="0"/>
          <w:sz w:val="22"/>
        </w:rPr>
        <w:t>. Intracellular metabolite levels per 1 X10</w:t>
      </w:r>
      <w:r w:rsidRPr="00206607">
        <w:rPr>
          <w:rFonts w:ascii="Arial" w:hAnsi="Arial" w:cs="Arial"/>
          <w:b/>
          <w:i w:val="0"/>
          <w:sz w:val="22"/>
          <w:vertAlign w:val="superscript"/>
        </w:rPr>
        <w:t>6</w:t>
      </w:r>
      <w:r w:rsidRPr="00206607">
        <w:rPr>
          <w:rFonts w:ascii="Arial" w:hAnsi="Arial" w:cs="Arial"/>
          <w:b/>
          <w:i w:val="0"/>
          <w:sz w:val="22"/>
        </w:rPr>
        <w:t xml:space="preserve"> HFF cells after </w:t>
      </w:r>
      <w:r w:rsidR="005E119F">
        <w:rPr>
          <w:rFonts w:ascii="Arial" w:hAnsi="Arial" w:cs="Arial"/>
          <w:b/>
          <w:i w:val="0"/>
          <w:sz w:val="22"/>
        </w:rPr>
        <w:t xml:space="preserve">72 hour </w:t>
      </w:r>
      <w:r w:rsidRPr="00206607">
        <w:rPr>
          <w:rFonts w:ascii="Arial" w:hAnsi="Arial" w:cs="Arial"/>
          <w:b/>
          <w:i w:val="0"/>
          <w:sz w:val="22"/>
        </w:rPr>
        <w:t>incubation with CDV, C12-Tyr-CDV, C16-Tyr-CDV, and CMX-001 respectively.</w:t>
      </w:r>
    </w:p>
    <w:p w14:paraId="25809ACB" w14:textId="43E4B0FF" w:rsidR="00C47328" w:rsidRDefault="007F4C2A">
      <w:pPr>
        <w:pStyle w:val="BodyText"/>
      </w:pPr>
      <w:r w:rsidDel="00926DFA">
        <w:rPr>
          <w:noProof/>
        </w:rPr>
        <w:t xml:space="preserve"> </w:t>
      </w:r>
    </w:p>
    <w:p w14:paraId="51BF1B69" w14:textId="77777777" w:rsidR="008C2613" w:rsidRDefault="008C2613">
      <w:pPr>
        <w:rPr>
          <w:rFonts w:ascii="Arial" w:hAnsi="Arial"/>
          <w:sz w:val="22"/>
        </w:rPr>
      </w:pPr>
      <w:r>
        <w:br w:type="page"/>
      </w:r>
    </w:p>
    <w:p w14:paraId="5E51B76A" w14:textId="6E5E475D" w:rsidR="00C47328" w:rsidRDefault="00B2567A">
      <w:pPr>
        <w:pStyle w:val="BodyText"/>
      </w:pPr>
      <w:r>
        <w:t>Figur</w:t>
      </w:r>
      <w:r w:rsidR="00E95659">
        <w:t xml:space="preserve">e </w:t>
      </w:r>
      <w:r w:rsidR="002E06DF">
        <w:t>3</w:t>
      </w:r>
      <w:r w:rsidR="00E95659">
        <w:t xml:space="preserve">. </w:t>
      </w:r>
      <w:r w:rsidR="00D14669">
        <w:t>Distribution</w:t>
      </w:r>
    </w:p>
    <w:p w14:paraId="49A90902" w14:textId="7DD6E6E2" w:rsidR="002F740A" w:rsidRDefault="00ED6D6D" w:rsidP="00206607">
      <w:pPr>
        <w:pStyle w:val="BodyText"/>
        <w:keepNext/>
      </w:pPr>
      <w:r>
        <w:pict w14:anchorId="30D53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pt;height:303.5pt;mso-position-horizontal-relative:text;mso-position-vertical-relative:text">
            <v:imagedata r:id="rId18" o:title="CDV-505 24hr distribution figure"/>
          </v:shape>
        </w:pict>
      </w:r>
    </w:p>
    <w:p w14:paraId="74CB7E4B" w14:textId="53166197" w:rsidR="002F740A" w:rsidRPr="00206607" w:rsidRDefault="002F740A" w:rsidP="002F740A">
      <w:pPr>
        <w:pStyle w:val="Caption"/>
        <w:rPr>
          <w:rFonts w:ascii="Arial" w:hAnsi="Arial" w:cs="Arial"/>
          <w:b/>
          <w:i w:val="0"/>
          <w:sz w:val="22"/>
        </w:rPr>
      </w:pPr>
      <w:r w:rsidRPr="00206607">
        <w:rPr>
          <w:rFonts w:ascii="Arial" w:hAnsi="Arial" w:cs="Arial"/>
          <w:b/>
          <w:i w:val="0"/>
          <w:sz w:val="22"/>
        </w:rPr>
        <w:t xml:space="preserve">Figure </w:t>
      </w:r>
      <w:r w:rsidRPr="00206607">
        <w:rPr>
          <w:rFonts w:ascii="Arial" w:hAnsi="Arial" w:cs="Arial"/>
          <w:b/>
          <w:i w:val="0"/>
          <w:sz w:val="22"/>
        </w:rPr>
        <w:fldChar w:fldCharType="begin"/>
      </w:r>
      <w:r w:rsidRPr="00206607">
        <w:rPr>
          <w:rFonts w:ascii="Arial" w:hAnsi="Arial" w:cs="Arial"/>
          <w:b/>
          <w:i w:val="0"/>
          <w:sz w:val="22"/>
        </w:rPr>
        <w:instrText xml:space="preserve"> SEQ Figure \* ARABIC </w:instrText>
      </w:r>
      <w:r w:rsidRPr="00206607">
        <w:rPr>
          <w:rFonts w:ascii="Arial" w:hAnsi="Arial" w:cs="Arial"/>
          <w:b/>
          <w:i w:val="0"/>
          <w:sz w:val="22"/>
        </w:rPr>
        <w:fldChar w:fldCharType="separate"/>
      </w:r>
      <w:r w:rsidR="002E06DF">
        <w:rPr>
          <w:rFonts w:ascii="Arial" w:hAnsi="Arial" w:cs="Arial"/>
          <w:b/>
          <w:i w:val="0"/>
          <w:noProof/>
          <w:sz w:val="22"/>
        </w:rPr>
        <w:t>3</w:t>
      </w:r>
      <w:r w:rsidRPr="00206607">
        <w:rPr>
          <w:rFonts w:ascii="Arial" w:hAnsi="Arial" w:cs="Arial"/>
          <w:b/>
          <w:i w:val="0"/>
          <w:sz w:val="22"/>
        </w:rPr>
        <w:fldChar w:fldCharType="end"/>
      </w:r>
      <w:r w:rsidRPr="00206607">
        <w:rPr>
          <w:rFonts w:ascii="Arial" w:hAnsi="Arial" w:cs="Arial"/>
          <w:b/>
          <w:i w:val="0"/>
          <w:sz w:val="22"/>
        </w:rPr>
        <w:t xml:space="preserve">. </w:t>
      </w:r>
      <w:r w:rsidR="00AE11DB" w:rsidRPr="00AD3B90">
        <w:rPr>
          <w:rFonts w:ascii="Arial" w:hAnsi="Arial" w:cs="Arial"/>
          <w:b/>
          <w:i w:val="0"/>
          <w:sz w:val="22"/>
        </w:rPr>
        <w:t xml:space="preserve">Distribution of </w:t>
      </w:r>
      <w:r w:rsidRPr="00206607">
        <w:rPr>
          <w:rFonts w:ascii="Arial" w:hAnsi="Arial" w:cs="Arial"/>
          <w:b/>
          <w:i w:val="0"/>
          <w:sz w:val="22"/>
          <w:vertAlign w:val="superscript"/>
        </w:rPr>
        <w:t>14</w:t>
      </w:r>
      <w:r w:rsidR="00AE11DB">
        <w:rPr>
          <w:rFonts w:ascii="Arial" w:hAnsi="Arial" w:cs="Arial"/>
          <w:b/>
          <w:i w:val="0"/>
          <w:sz w:val="22"/>
        </w:rPr>
        <w:t>C-</w:t>
      </w:r>
      <w:r w:rsidRPr="00206607">
        <w:rPr>
          <w:rFonts w:ascii="Arial" w:hAnsi="Arial" w:cs="Arial"/>
          <w:b/>
          <w:i w:val="0"/>
          <w:sz w:val="22"/>
        </w:rPr>
        <w:t xml:space="preserve">labeled </w:t>
      </w:r>
      <w:r w:rsidR="00D36745">
        <w:rPr>
          <w:rFonts w:ascii="Arial" w:hAnsi="Arial" w:cs="Arial"/>
          <w:b/>
          <w:i w:val="0"/>
          <w:sz w:val="22"/>
        </w:rPr>
        <w:t>CDV</w:t>
      </w:r>
      <w:r w:rsidRPr="00206607">
        <w:rPr>
          <w:rFonts w:ascii="Arial" w:hAnsi="Arial" w:cs="Arial"/>
          <w:b/>
          <w:i w:val="0"/>
          <w:sz w:val="22"/>
        </w:rPr>
        <w:t xml:space="preserve"> (IV) or </w:t>
      </w:r>
      <w:r w:rsidR="00D36745">
        <w:rPr>
          <w:rFonts w:ascii="Arial" w:hAnsi="Arial" w:cs="Arial"/>
          <w:b/>
          <w:i w:val="0"/>
          <w:sz w:val="22"/>
        </w:rPr>
        <w:t>C16-Tyr-CDV</w:t>
      </w:r>
      <w:r w:rsidRPr="00206607">
        <w:rPr>
          <w:rFonts w:ascii="Arial" w:hAnsi="Arial" w:cs="Arial"/>
          <w:b/>
          <w:i w:val="0"/>
          <w:sz w:val="22"/>
        </w:rPr>
        <w:t xml:space="preserve"> (PO) 24 hours after dosing.</w:t>
      </w:r>
    </w:p>
    <w:p w14:paraId="7FF64E0C" w14:textId="339FE249" w:rsidR="00C47328" w:rsidRDefault="00C47328">
      <w:pPr>
        <w:pStyle w:val="BodyText"/>
      </w:pPr>
    </w:p>
    <w:p w14:paraId="2A5BC9A0" w14:textId="77777777" w:rsidR="00710683" w:rsidRDefault="00710683">
      <w:r>
        <w:br w:type="page"/>
      </w:r>
    </w:p>
    <w:p w14:paraId="1A65DDBC" w14:textId="714883BC" w:rsidR="00710683" w:rsidRDefault="00ED6D6D">
      <w:commentRangeStart w:id="946"/>
      <w:del w:id="947" w:author="Matt Doherty" w:date="2019-01-14T16:43:00Z">
        <w:r>
          <w:rPr>
            <w:noProof/>
          </w:rPr>
          <w:pict w14:anchorId="35374A75">
            <v:shape id="_x0000_s1032" type="#_x0000_t75" style="position:absolute;margin-left:0;margin-top:24.05pt;width:278.25pt;height:303.5pt;z-index:251676672;mso-position-horizontal-relative:text;mso-position-vertical-relative:text">
              <v:imagedata r:id="rId19" o:title="ad6 figs AST liver titer" cropright="31735f"/>
              <w10:wrap type="topAndBottom"/>
            </v:shape>
          </w:pict>
        </w:r>
      </w:del>
      <w:r w:rsidR="002E06DF">
        <w:t>Figure</w:t>
      </w:r>
      <w:commentRangeEnd w:id="946"/>
      <w:r w:rsidR="006E49F0">
        <w:rPr>
          <w:rStyle w:val="CommentReference"/>
        </w:rPr>
        <w:commentReference w:id="946"/>
      </w:r>
      <w:r w:rsidR="002E06DF">
        <w:t xml:space="preserve"> 4</w:t>
      </w:r>
    </w:p>
    <w:p w14:paraId="50B907D7" w14:textId="3FC35608" w:rsidR="00710683" w:rsidRDefault="00F44AE8" w:rsidP="00710683">
      <w:pPr>
        <w:keepNext/>
      </w:pPr>
      <w:ins w:id="948" w:author="Matt Doherty" w:date="2019-01-14T17:31:00Z">
        <w:r>
          <w:rPr>
            <w:noProof/>
          </w:rPr>
          <mc:AlternateContent>
            <mc:Choice Requires="wps">
              <w:drawing>
                <wp:anchor distT="0" distB="0" distL="114300" distR="114300" simplePos="0" relativeHeight="251688960" behindDoc="0" locked="0" layoutInCell="1" allowOverlap="1" wp14:anchorId="446E82B2" wp14:editId="7D1345DF">
                  <wp:simplePos x="0" y="0"/>
                  <wp:positionH relativeFrom="column">
                    <wp:posOffset>933450</wp:posOffset>
                  </wp:positionH>
                  <wp:positionV relativeFrom="paragraph">
                    <wp:posOffset>3533140</wp:posOffset>
                  </wp:positionV>
                  <wp:extent cx="28575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285750" cy="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E204C" id="Straight Connector 3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278.2pt" to="96pt,2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" strokecolor="black [3213]" strokeweight="1.5pt"/>
              </w:pict>
            </mc:Fallback>
          </mc:AlternateContent>
        </w:r>
      </w:ins>
      <w:ins w:id="949" w:author="Matt Doherty" w:date="2019-01-14T17:34:00Z">
        <w:r w:rsidR="006E49F0">
          <w:rPr>
            <w:noProof/>
          </w:rPr>
          <mc:AlternateContent>
            <mc:Choice Requires="wps">
              <w:drawing>
                <wp:anchor distT="0" distB="0" distL="114300" distR="114300" simplePos="0" relativeHeight="251691008" behindDoc="0" locked="0" layoutInCell="1" allowOverlap="1" wp14:anchorId="11DE1931" wp14:editId="0375B10A">
                  <wp:simplePos x="0" y="0"/>
                  <wp:positionH relativeFrom="column">
                    <wp:posOffset>2066925</wp:posOffset>
                  </wp:positionH>
                  <wp:positionV relativeFrom="paragraph">
                    <wp:posOffset>3656965</wp:posOffset>
                  </wp:positionV>
                  <wp:extent cx="28575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285750" cy="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2276A" id="Straight Connector 3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287.95pt" to="185.25pt,2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" strokecolor="black [3213]" strokeweight="1.5pt"/>
              </w:pict>
            </mc:Fallback>
          </mc:AlternateContent>
        </w:r>
      </w:ins>
      <w:ins w:id="950" w:author="Matt Doherty" w:date="2019-01-14T16:43:00Z">
        <w:r w:rsidR="0046047C">
          <w:rPr>
            <w:noProof/>
          </w:rPr>
          <w:drawing>
            <wp:inline distT="0" distB="0" distL="0" distR="0" wp14:anchorId="272C1633" wp14:editId="338F1A29">
              <wp:extent cx="4400550" cy="4289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0550" cy="4289425"/>
                      </a:xfrm>
                      <a:prstGeom prst="rect">
                        <a:avLst/>
                      </a:prstGeom>
                      <a:noFill/>
                    </pic:spPr>
                  </pic:pic>
                </a:graphicData>
              </a:graphic>
            </wp:inline>
          </w:drawing>
        </w:r>
      </w:ins>
    </w:p>
    <w:p w14:paraId="6F2C12DA" w14:textId="03CB9DBC" w:rsidR="00710683" w:rsidRPr="00702E15" w:rsidRDefault="00710683" w:rsidP="00710683">
      <w:pPr>
        <w:pStyle w:val="Caption"/>
        <w:rPr>
          <w:rFonts w:ascii="Arial" w:hAnsi="Arial" w:cs="Arial"/>
          <w:b/>
          <w:i w:val="0"/>
          <w:sz w:val="22"/>
        </w:rPr>
      </w:pPr>
      <w:r w:rsidRPr="00702E15">
        <w:rPr>
          <w:rFonts w:ascii="Arial" w:hAnsi="Arial" w:cs="Arial"/>
          <w:b/>
          <w:i w:val="0"/>
          <w:sz w:val="22"/>
        </w:rPr>
        <w:t xml:space="preserve">Figure </w:t>
      </w:r>
      <w:r w:rsidR="002E06DF">
        <w:rPr>
          <w:rFonts w:ascii="Arial" w:hAnsi="Arial" w:cs="Arial"/>
          <w:b/>
          <w:i w:val="0"/>
          <w:sz w:val="22"/>
        </w:rPr>
        <w:t xml:space="preserve">4 </w:t>
      </w:r>
      <w:r w:rsidRPr="00702E15">
        <w:rPr>
          <w:rFonts w:ascii="Arial" w:hAnsi="Arial" w:cs="Arial"/>
          <w:b/>
          <w:i w:val="0"/>
          <w:sz w:val="22"/>
        </w:rPr>
        <w:t xml:space="preserve">. </w:t>
      </w:r>
      <w:r w:rsidR="00702E15" w:rsidRPr="00702E15">
        <w:rPr>
          <w:rFonts w:ascii="Arial" w:hAnsi="Arial" w:cs="Arial"/>
          <w:b/>
          <w:i w:val="0"/>
          <w:sz w:val="22"/>
        </w:rPr>
        <w:t>C16-Tyr-CDV</w:t>
      </w:r>
      <w:r w:rsidRPr="00702E15">
        <w:rPr>
          <w:rFonts w:ascii="Arial" w:hAnsi="Arial" w:cs="Arial"/>
          <w:b/>
          <w:i w:val="0"/>
          <w:sz w:val="22"/>
        </w:rPr>
        <w:t xml:space="preserve"> </w:t>
      </w:r>
      <w:r w:rsidR="00702E15" w:rsidRPr="00702E15">
        <w:rPr>
          <w:rFonts w:ascii="Arial" w:hAnsi="Arial" w:cs="Arial"/>
          <w:b/>
          <w:i w:val="0"/>
          <w:sz w:val="22"/>
        </w:rPr>
        <w:t>is effective against Ad6 infection in immunosuppressed Syrian hamsters</w:t>
      </w:r>
      <w:r w:rsidRPr="00702E15">
        <w:rPr>
          <w:rFonts w:ascii="Arial" w:hAnsi="Arial" w:cs="Arial"/>
          <w:b/>
          <w:i w:val="0"/>
          <w:sz w:val="22"/>
        </w:rPr>
        <w:t xml:space="preserve">. </w:t>
      </w:r>
      <w:r w:rsidRPr="00702E15">
        <w:rPr>
          <w:rFonts w:ascii="Arial" w:hAnsi="Arial" w:cs="Arial"/>
          <w:i w:val="0"/>
          <w:sz w:val="22"/>
        </w:rPr>
        <w:t>Each symbol represents the value from an individual animal; the horizontal bar signifies the mean. Empty symbols for the Ad6-Vehicle and Ad6-</w:t>
      </w:r>
      <w:del w:id="951" w:author="Matt Doherty" w:date="2019-01-14T17:27:00Z">
        <w:r w:rsidRPr="00702E15" w:rsidDel="006E49F0">
          <w:rPr>
            <w:rFonts w:ascii="Arial" w:hAnsi="Arial" w:cs="Arial"/>
            <w:i w:val="0"/>
            <w:sz w:val="22"/>
          </w:rPr>
          <w:delText>USC-505</w:delText>
        </w:r>
      </w:del>
      <w:ins w:id="952" w:author="Matt Doherty" w:date="2019-01-14T17:27:00Z">
        <w:r w:rsidR="006E49F0">
          <w:rPr>
            <w:rFonts w:ascii="Arial" w:hAnsi="Arial" w:cs="Arial"/>
            <w:i w:val="0"/>
            <w:sz w:val="22"/>
          </w:rPr>
          <w:t>C16-Tyr-CDV</w:t>
        </w:r>
      </w:ins>
      <w:r w:rsidRPr="00702E15">
        <w:rPr>
          <w:rFonts w:ascii="Arial" w:hAnsi="Arial" w:cs="Arial"/>
          <w:i w:val="0"/>
          <w:sz w:val="22"/>
        </w:rPr>
        <w:t xml:space="preserve"> 1 mg/kg groups indica</w:t>
      </w:r>
      <w:r w:rsidR="00702E15" w:rsidRPr="00702E15">
        <w:rPr>
          <w:rFonts w:ascii="Arial" w:hAnsi="Arial" w:cs="Arial"/>
          <w:i w:val="0"/>
          <w:sz w:val="22"/>
        </w:rPr>
        <w:t>te that the sample was collected from a moribund animal sacrificed ahead of schedule. A) Serum AST. Ad6-Vehicle v. Ad6-</w:t>
      </w:r>
      <w:ins w:id="953" w:author="Matt Doherty" w:date="2019-01-14T17:26:00Z">
        <w:r w:rsidR="006E49F0" w:rsidRPr="006E49F0">
          <w:rPr>
            <w:rFonts w:ascii="Arial" w:hAnsi="Arial" w:cs="Arial"/>
            <w:i w:val="0"/>
            <w:sz w:val="22"/>
          </w:rPr>
          <w:t>C16-Tyr-CDV</w:t>
        </w:r>
        <w:r w:rsidR="006E49F0" w:rsidRPr="006E49F0" w:rsidDel="006E49F0">
          <w:rPr>
            <w:rFonts w:ascii="Arial" w:hAnsi="Arial" w:cs="Arial"/>
            <w:i w:val="0"/>
            <w:sz w:val="22"/>
          </w:rPr>
          <w:t xml:space="preserve"> </w:t>
        </w:r>
      </w:ins>
      <w:del w:id="954" w:author="Matt Doherty" w:date="2019-01-14T17:26:00Z">
        <w:r w:rsidR="00702E15" w:rsidRPr="00702E15" w:rsidDel="006E49F0">
          <w:rPr>
            <w:rFonts w:ascii="Arial" w:hAnsi="Arial" w:cs="Arial"/>
            <w:i w:val="0"/>
            <w:sz w:val="22"/>
          </w:rPr>
          <w:delText xml:space="preserve">USC-505 </w:delText>
        </w:r>
      </w:del>
      <w:r w:rsidR="00702E15" w:rsidRPr="00702E15">
        <w:rPr>
          <w:rFonts w:ascii="Arial" w:hAnsi="Arial" w:cs="Arial"/>
          <w:i w:val="0"/>
          <w:sz w:val="22"/>
        </w:rPr>
        <w:t>1 mg/kg p=0.3734; Ad6-Vehicle v. Ad6-</w:t>
      </w:r>
      <w:ins w:id="955" w:author="Matt Doherty" w:date="2019-01-14T17:26:00Z">
        <w:r w:rsidR="006E49F0" w:rsidRPr="006E49F0">
          <w:rPr>
            <w:rFonts w:ascii="Arial" w:hAnsi="Arial" w:cs="Arial"/>
            <w:i w:val="0"/>
            <w:sz w:val="22"/>
          </w:rPr>
          <w:t>C16-Tyr-CDV</w:t>
        </w:r>
        <w:r w:rsidR="006E49F0" w:rsidRPr="006E49F0" w:rsidDel="006E49F0">
          <w:rPr>
            <w:rFonts w:ascii="Arial" w:hAnsi="Arial" w:cs="Arial"/>
            <w:i w:val="0"/>
            <w:sz w:val="22"/>
          </w:rPr>
          <w:t xml:space="preserve"> </w:t>
        </w:r>
      </w:ins>
      <w:del w:id="956" w:author="Matt Doherty" w:date="2019-01-14T17:26:00Z">
        <w:r w:rsidR="00702E15" w:rsidRPr="00702E15" w:rsidDel="006E49F0">
          <w:rPr>
            <w:rFonts w:ascii="Arial" w:hAnsi="Arial" w:cs="Arial"/>
            <w:i w:val="0"/>
            <w:sz w:val="22"/>
          </w:rPr>
          <w:delText xml:space="preserve">USC-505 </w:delText>
        </w:r>
      </w:del>
      <w:r w:rsidR="00702E15" w:rsidRPr="00702E15">
        <w:rPr>
          <w:rFonts w:ascii="Arial" w:hAnsi="Arial" w:cs="Arial"/>
          <w:i w:val="0"/>
          <w:sz w:val="22"/>
        </w:rPr>
        <w:t>3 mg/kg p=0.0399; Ad6-Vehicle v. Ad6-</w:t>
      </w:r>
      <w:ins w:id="957" w:author="Matt Doherty" w:date="2019-01-14T17:26:00Z">
        <w:r w:rsidR="006E49F0" w:rsidRPr="006E49F0">
          <w:rPr>
            <w:rFonts w:ascii="Arial" w:hAnsi="Arial" w:cs="Arial"/>
            <w:i w:val="0"/>
            <w:sz w:val="22"/>
          </w:rPr>
          <w:t>C16-Tyr-CDV</w:t>
        </w:r>
        <w:r w:rsidR="006E49F0" w:rsidRPr="006E49F0" w:rsidDel="006E49F0">
          <w:rPr>
            <w:rFonts w:ascii="Arial" w:hAnsi="Arial" w:cs="Arial"/>
            <w:i w:val="0"/>
            <w:sz w:val="22"/>
          </w:rPr>
          <w:t xml:space="preserve"> </w:t>
        </w:r>
      </w:ins>
      <w:del w:id="958" w:author="Matt Doherty" w:date="2019-01-14T17:26:00Z">
        <w:r w:rsidR="00702E15" w:rsidRPr="00702E15" w:rsidDel="006E49F0">
          <w:rPr>
            <w:rFonts w:ascii="Arial" w:hAnsi="Arial" w:cs="Arial"/>
            <w:i w:val="0"/>
            <w:sz w:val="22"/>
          </w:rPr>
          <w:delText xml:space="preserve">USC-505 </w:delText>
        </w:r>
      </w:del>
      <w:r w:rsidR="00702E15" w:rsidRPr="00702E15">
        <w:rPr>
          <w:rFonts w:ascii="Arial" w:hAnsi="Arial" w:cs="Arial"/>
          <w:i w:val="0"/>
          <w:sz w:val="22"/>
        </w:rPr>
        <w:t>10 mg/kg p=0.0019; Ad6-Vehicle v. Ad6-CDV 20 mg/kg p=0.0019 (Mann-Whitney U-test). B) Liver virus titers. Ad6-Vehicle v. Ad6-</w:t>
      </w:r>
      <w:del w:id="959" w:author="Matt Doherty" w:date="2019-01-14T17:27:00Z">
        <w:r w:rsidR="00702E15" w:rsidRPr="00702E15" w:rsidDel="006E49F0">
          <w:rPr>
            <w:rFonts w:ascii="Arial" w:hAnsi="Arial" w:cs="Arial"/>
            <w:i w:val="0"/>
            <w:sz w:val="22"/>
          </w:rPr>
          <w:delText>USC-505</w:delText>
        </w:r>
      </w:del>
      <w:ins w:id="960" w:author="Matt Doherty" w:date="2019-01-14T17:27:00Z">
        <w:r w:rsidR="006E49F0">
          <w:rPr>
            <w:rFonts w:ascii="Arial" w:hAnsi="Arial" w:cs="Arial"/>
            <w:i w:val="0"/>
            <w:sz w:val="22"/>
          </w:rPr>
          <w:t>C16-Tyr-CDV</w:t>
        </w:r>
      </w:ins>
      <w:r w:rsidR="00702E15" w:rsidRPr="00702E15">
        <w:rPr>
          <w:rFonts w:ascii="Arial" w:hAnsi="Arial" w:cs="Arial"/>
          <w:i w:val="0"/>
          <w:sz w:val="22"/>
        </w:rPr>
        <w:t xml:space="preserve"> 1 mg/kg p=0.6991; Ad6-Vehicle v. Ad6-</w:t>
      </w:r>
      <w:del w:id="961" w:author="Matt Doherty" w:date="2019-01-14T17:27:00Z">
        <w:r w:rsidR="00702E15" w:rsidRPr="00702E15" w:rsidDel="006E49F0">
          <w:rPr>
            <w:rFonts w:ascii="Arial" w:hAnsi="Arial" w:cs="Arial"/>
            <w:i w:val="0"/>
            <w:sz w:val="22"/>
          </w:rPr>
          <w:delText>USC-505</w:delText>
        </w:r>
      </w:del>
      <w:ins w:id="962" w:author="Matt Doherty" w:date="2019-01-14T17:27:00Z">
        <w:r w:rsidR="006E49F0">
          <w:rPr>
            <w:rFonts w:ascii="Arial" w:hAnsi="Arial" w:cs="Arial"/>
            <w:i w:val="0"/>
            <w:sz w:val="22"/>
          </w:rPr>
          <w:t>C16-Tyr-CDV</w:t>
        </w:r>
      </w:ins>
      <w:r w:rsidR="00702E15" w:rsidRPr="00702E15">
        <w:rPr>
          <w:rFonts w:ascii="Arial" w:hAnsi="Arial" w:cs="Arial"/>
          <w:i w:val="0"/>
          <w:sz w:val="22"/>
        </w:rPr>
        <w:t xml:space="preserve"> 3 mg/kg p=0.0087; Ad6-Vehicle v. Ad6-</w:t>
      </w:r>
      <w:del w:id="963" w:author="Matt Doherty" w:date="2019-01-14T17:27:00Z">
        <w:r w:rsidR="00702E15" w:rsidRPr="00702E15" w:rsidDel="006E49F0">
          <w:rPr>
            <w:rFonts w:ascii="Arial" w:hAnsi="Arial" w:cs="Arial"/>
            <w:i w:val="0"/>
            <w:sz w:val="22"/>
          </w:rPr>
          <w:delText>USC-505</w:delText>
        </w:r>
      </w:del>
      <w:ins w:id="964" w:author="Matt Doherty" w:date="2019-01-14T17:27:00Z">
        <w:r w:rsidR="006E49F0">
          <w:rPr>
            <w:rFonts w:ascii="Arial" w:hAnsi="Arial" w:cs="Arial"/>
            <w:i w:val="0"/>
            <w:sz w:val="22"/>
          </w:rPr>
          <w:t>C16-Tyr-CDV</w:t>
        </w:r>
      </w:ins>
      <w:r w:rsidR="00702E15" w:rsidRPr="00702E15">
        <w:rPr>
          <w:rFonts w:ascii="Arial" w:hAnsi="Arial" w:cs="Arial"/>
          <w:i w:val="0"/>
          <w:sz w:val="22"/>
        </w:rPr>
        <w:t xml:space="preserve"> 10 mg/kg p=0.0043; Ad6-Vehicle v. Ad6-CDV 20 mg/kg p=0.0043 (Mann-Whitney U-test; for the purposes of statistical calculations, a value of 6.05x10</w:t>
      </w:r>
      <w:r w:rsidR="00702E15" w:rsidRPr="00702E15">
        <w:rPr>
          <w:rFonts w:ascii="Arial" w:hAnsi="Arial" w:cs="Arial"/>
          <w:i w:val="0"/>
          <w:sz w:val="22"/>
          <w:vertAlign w:val="superscript"/>
        </w:rPr>
        <w:t>4</w:t>
      </w:r>
      <w:r w:rsidR="00702E15" w:rsidRPr="00702E15">
        <w:rPr>
          <w:rFonts w:ascii="Arial" w:hAnsi="Arial" w:cs="Arial"/>
          <w:i w:val="0"/>
          <w:sz w:val="22"/>
        </w:rPr>
        <w:t> TCID50/g was assumed for all not quantifiable samples); NQ: not quantifiable (below the quantification threshold of 6.05x10</w:t>
      </w:r>
      <w:r w:rsidR="00702E15" w:rsidRPr="00702E15">
        <w:rPr>
          <w:rFonts w:ascii="Arial" w:hAnsi="Arial" w:cs="Arial"/>
          <w:i w:val="0"/>
          <w:sz w:val="22"/>
          <w:vertAlign w:val="superscript"/>
        </w:rPr>
        <w:t>4</w:t>
      </w:r>
      <w:r w:rsidR="00702E15" w:rsidRPr="00702E15">
        <w:rPr>
          <w:rFonts w:ascii="Arial" w:hAnsi="Arial" w:cs="Arial"/>
          <w:i w:val="0"/>
          <w:sz w:val="22"/>
        </w:rPr>
        <w:t> TCID50/g).</w:t>
      </w:r>
    </w:p>
    <w:p w14:paraId="76B187B9" w14:textId="3F6136C3" w:rsidR="00710683" w:rsidRDefault="00710683"/>
    <w:p w14:paraId="03EC29D2" w14:textId="77777777" w:rsidR="002E06DF" w:rsidRDefault="002E06DF">
      <w:r>
        <w:br w:type="page"/>
      </w:r>
    </w:p>
    <w:p w14:paraId="18F0D280" w14:textId="7B9B60EC" w:rsidR="002E06DF" w:rsidRDefault="002E06DF" w:rsidP="002E06DF">
      <w:pPr>
        <w:pStyle w:val="BodyText"/>
      </w:pPr>
      <w:r>
        <w:t>Figure 5. Tox body weight percent change</w:t>
      </w:r>
    </w:p>
    <w:p w14:paraId="69C8496C" w14:textId="77777777" w:rsidR="002E06DF" w:rsidRDefault="002E06DF" w:rsidP="002E06DF">
      <w:pPr>
        <w:pStyle w:val="BodyText"/>
        <w:keepNext/>
      </w:pPr>
      <w:r>
        <w:rPr>
          <w:noProof/>
        </w:rPr>
        <w:drawing>
          <wp:inline distT="0" distB="0" distL="0" distR="0" wp14:anchorId="50A6872B" wp14:editId="1F9C6BD1">
            <wp:extent cx="6677025" cy="36004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3B594AB" w14:textId="34CA2FA0" w:rsidR="002E06DF" w:rsidRPr="00206607" w:rsidRDefault="002E06DF" w:rsidP="002E06DF">
      <w:pPr>
        <w:pStyle w:val="Caption"/>
        <w:rPr>
          <w:rFonts w:cs="Arial"/>
          <w:b/>
        </w:rPr>
      </w:pPr>
      <w:r w:rsidRPr="00206607">
        <w:rPr>
          <w:rFonts w:ascii="Arial" w:hAnsi="Arial" w:cs="Arial"/>
          <w:b/>
          <w:i w:val="0"/>
          <w:sz w:val="22"/>
        </w:rPr>
        <w:t xml:space="preserve">Figure </w:t>
      </w:r>
      <w:r>
        <w:rPr>
          <w:rFonts w:ascii="Arial" w:hAnsi="Arial" w:cs="Arial"/>
          <w:b/>
          <w:i w:val="0"/>
          <w:sz w:val="22"/>
        </w:rPr>
        <w:t>5</w:t>
      </w:r>
      <w:r w:rsidRPr="00206607">
        <w:rPr>
          <w:rFonts w:ascii="Arial" w:hAnsi="Arial" w:cs="Arial"/>
          <w:b/>
          <w:i w:val="0"/>
          <w:sz w:val="22"/>
        </w:rPr>
        <w:t>. Mean Body Weight Pe</w:t>
      </w:r>
      <w:ins w:id="965" w:author="Matt Doherty" w:date="2019-01-14T18:10:00Z">
        <w:r w:rsidR="00931BBD">
          <w:rPr>
            <w:rFonts w:ascii="Arial" w:hAnsi="Arial" w:cs="Arial"/>
            <w:b/>
            <w:i w:val="0"/>
            <w:sz w:val="22"/>
          </w:rPr>
          <w:t>r</w:t>
        </w:r>
      </w:ins>
      <w:r w:rsidRPr="00206607">
        <w:rPr>
          <w:rFonts w:ascii="Arial" w:hAnsi="Arial" w:cs="Arial"/>
          <w:b/>
          <w:i w:val="0"/>
          <w:sz w:val="22"/>
        </w:rPr>
        <w:t>cent Ch</w:t>
      </w:r>
      <w:r w:rsidR="00F15ECF">
        <w:rPr>
          <w:rFonts w:ascii="Arial" w:hAnsi="Arial" w:cs="Arial"/>
          <w:b/>
          <w:i w:val="0"/>
          <w:sz w:val="22"/>
        </w:rPr>
        <w:t xml:space="preserve">ange </w:t>
      </w:r>
      <w:del w:id="966" w:author="Matt Doherty" w:date="2019-01-14T17:35:00Z">
        <w:r w:rsidR="00F15ECF" w:rsidDel="000E0689">
          <w:rPr>
            <w:rFonts w:ascii="Arial" w:hAnsi="Arial" w:cs="Arial"/>
            <w:b/>
            <w:i w:val="0"/>
            <w:sz w:val="22"/>
          </w:rPr>
          <w:delText xml:space="preserve">with </w:delText>
        </w:r>
      </w:del>
      <w:ins w:id="967" w:author="Matt Doherty" w:date="2019-01-14T17:35:00Z">
        <w:r w:rsidR="000E0689">
          <w:rPr>
            <w:rFonts w:ascii="Arial" w:hAnsi="Arial" w:cs="Arial"/>
            <w:b/>
            <w:i w:val="0"/>
            <w:sz w:val="22"/>
          </w:rPr>
          <w:t xml:space="preserve">in rats treated with </w:t>
        </w:r>
      </w:ins>
      <w:del w:id="968" w:author="Matt Doherty" w:date="2019-01-14T17:35:00Z">
        <w:r w:rsidR="00F15ECF" w:rsidDel="000E0689">
          <w:rPr>
            <w:rFonts w:ascii="Arial" w:hAnsi="Arial" w:cs="Arial"/>
            <w:b/>
            <w:i w:val="0"/>
            <w:sz w:val="22"/>
          </w:rPr>
          <w:delText>M</w:delText>
        </w:r>
      </w:del>
      <w:ins w:id="969" w:author="Matt Doherty" w:date="2019-01-14T17:35:00Z">
        <w:r w:rsidR="000E0689">
          <w:rPr>
            <w:rFonts w:ascii="Arial" w:hAnsi="Arial" w:cs="Arial"/>
            <w:b/>
            <w:i w:val="0"/>
            <w:sz w:val="22"/>
          </w:rPr>
          <w:t>m</w:t>
        </w:r>
      </w:ins>
      <w:r w:rsidR="00F15ECF">
        <w:rPr>
          <w:rFonts w:ascii="Arial" w:hAnsi="Arial" w:cs="Arial"/>
          <w:b/>
          <w:i w:val="0"/>
          <w:sz w:val="22"/>
        </w:rPr>
        <w:t xml:space="preserve">ultiple </w:t>
      </w:r>
      <w:del w:id="970" w:author="Matt Doherty" w:date="2019-01-14T17:35:00Z">
        <w:r w:rsidR="00F15ECF" w:rsidDel="000E0689">
          <w:rPr>
            <w:rFonts w:ascii="Arial" w:hAnsi="Arial" w:cs="Arial"/>
            <w:b/>
            <w:i w:val="0"/>
            <w:sz w:val="22"/>
          </w:rPr>
          <w:delText>D</w:delText>
        </w:r>
      </w:del>
      <w:ins w:id="971" w:author="Matt Doherty" w:date="2019-01-14T17:35:00Z">
        <w:r w:rsidR="000E0689">
          <w:rPr>
            <w:rFonts w:ascii="Arial" w:hAnsi="Arial" w:cs="Arial"/>
            <w:b/>
            <w:i w:val="0"/>
            <w:sz w:val="22"/>
          </w:rPr>
          <w:t>d</w:t>
        </w:r>
      </w:ins>
      <w:r w:rsidR="00F15ECF">
        <w:rPr>
          <w:rFonts w:ascii="Arial" w:hAnsi="Arial" w:cs="Arial"/>
          <w:b/>
          <w:i w:val="0"/>
          <w:sz w:val="22"/>
        </w:rPr>
        <w:t>oses of C16-Tyr-CDV</w:t>
      </w:r>
      <w:r w:rsidRPr="00206607">
        <w:rPr>
          <w:rFonts w:ascii="Arial" w:hAnsi="Arial" w:cs="Arial"/>
          <w:b/>
          <w:i w:val="0"/>
          <w:sz w:val="22"/>
        </w:rPr>
        <w:t>, CMX-001</w:t>
      </w:r>
      <w:r w:rsidR="00F15ECF">
        <w:rPr>
          <w:rFonts w:ascii="Arial" w:hAnsi="Arial" w:cs="Arial"/>
          <w:b/>
          <w:i w:val="0"/>
          <w:sz w:val="22"/>
        </w:rPr>
        <w:t>,</w:t>
      </w:r>
      <w:r w:rsidRPr="00206607">
        <w:rPr>
          <w:rFonts w:ascii="Arial" w:hAnsi="Arial" w:cs="Arial"/>
          <w:b/>
          <w:i w:val="0"/>
          <w:sz w:val="22"/>
        </w:rPr>
        <w:t xml:space="preserve"> or </w:t>
      </w:r>
      <w:r w:rsidR="00F15ECF">
        <w:rPr>
          <w:rFonts w:ascii="Arial" w:hAnsi="Arial" w:cs="Arial"/>
          <w:b/>
          <w:i w:val="0"/>
          <w:sz w:val="22"/>
        </w:rPr>
        <w:t>CDV</w:t>
      </w:r>
      <w:del w:id="972" w:author="Matt Doherty" w:date="2019-01-14T17:36:00Z">
        <w:r w:rsidR="00F15ECF" w:rsidDel="00DC3732">
          <w:rPr>
            <w:rFonts w:ascii="Arial" w:hAnsi="Arial" w:cs="Arial"/>
            <w:b/>
            <w:i w:val="0"/>
            <w:sz w:val="22"/>
          </w:rPr>
          <w:delText xml:space="preserve"> in</w:delText>
        </w:r>
        <w:r w:rsidRPr="00206607" w:rsidDel="00DC3732">
          <w:rPr>
            <w:rFonts w:ascii="Arial" w:hAnsi="Arial" w:cs="Arial"/>
            <w:b/>
            <w:i w:val="0"/>
            <w:sz w:val="22"/>
          </w:rPr>
          <w:delText xml:space="preserve"> Rats</w:delText>
        </w:r>
      </w:del>
      <w:r w:rsidRPr="00206607">
        <w:rPr>
          <w:rFonts w:ascii="Arial" w:hAnsi="Arial" w:cs="Arial"/>
          <w:b/>
          <w:i w:val="0"/>
          <w:sz w:val="22"/>
        </w:rPr>
        <w:t>.</w:t>
      </w:r>
      <w:r>
        <w:rPr>
          <w:rFonts w:ascii="Arial" w:hAnsi="Arial" w:cs="Arial"/>
          <w:b/>
          <w:i w:val="0"/>
          <w:sz w:val="22"/>
        </w:rPr>
        <w:t xml:space="preserve"> </w:t>
      </w:r>
    </w:p>
    <w:p w14:paraId="271D1BD2" w14:textId="6EF1B214" w:rsidR="008C2613" w:rsidRDefault="008C2613">
      <w:pPr>
        <w:rPr>
          <w:rFonts w:ascii="Arial" w:hAnsi="Arial"/>
          <w:sz w:val="22"/>
        </w:rPr>
      </w:pPr>
      <w:r>
        <w:br w:type="page"/>
      </w:r>
    </w:p>
    <w:p w14:paraId="66F53A1B" w14:textId="05D62D3F" w:rsidR="007F4C2A" w:rsidRDefault="00D14669" w:rsidP="00206607">
      <w:pPr>
        <w:pStyle w:val="BodyText"/>
        <w:keepNext/>
      </w:pPr>
      <w:r>
        <w:t>Supplemental</w:t>
      </w:r>
      <w:r w:rsidR="00B2567A">
        <w:t xml:space="preserve"> figure 1. (</w:t>
      </w:r>
      <w:r>
        <w:t>If</w:t>
      </w:r>
      <w:r w:rsidR="00B2567A">
        <w:t xml:space="preserve"> more than reference to patent needed) synthesis</w:t>
      </w:r>
      <w:r w:rsidR="007F4C2A">
        <w:rPr>
          <w:noProof/>
        </w:rPr>
        <w:drawing>
          <wp:inline distT="0" distB="0" distL="0" distR="0" wp14:anchorId="18CD7B88" wp14:editId="1E08D977">
            <wp:extent cx="6851650" cy="3854450"/>
            <wp:effectExtent l="0" t="0" r="6350" b="0"/>
            <wp:docPr id="14" name="Picture 14" descr="C:\Users\mdoherty\AppData\Local\Microsoft\Windows\INetCache\Content.Word\sche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doherty\AppData\Local\Microsoft\Windows\INetCache\Content.Word\schem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1650" cy="3854450"/>
                    </a:xfrm>
                    <a:prstGeom prst="rect">
                      <a:avLst/>
                    </a:prstGeom>
                    <a:noFill/>
                    <a:ln>
                      <a:noFill/>
                    </a:ln>
                  </pic:spPr>
                </pic:pic>
              </a:graphicData>
            </a:graphic>
          </wp:inline>
        </w:drawing>
      </w:r>
    </w:p>
    <w:p w14:paraId="22C10BB3" w14:textId="038C2BA9" w:rsidR="00C47328" w:rsidRDefault="007F4C2A" w:rsidP="00206607">
      <w:pPr>
        <w:pStyle w:val="Caption"/>
      </w:pPr>
      <w:r>
        <w:t xml:space="preserve">SuppFigure </w:t>
      </w:r>
      <w:r w:rsidR="00FD76D7">
        <w:rPr>
          <w:noProof/>
        </w:rPr>
        <w:fldChar w:fldCharType="begin"/>
      </w:r>
      <w:r w:rsidR="00FD76D7">
        <w:rPr>
          <w:noProof/>
        </w:rPr>
        <w:instrText xml:space="preserve"> SEQ SuppFigure \* ARABIC </w:instrText>
      </w:r>
      <w:r w:rsidR="00FD76D7">
        <w:rPr>
          <w:noProof/>
        </w:rPr>
        <w:fldChar w:fldCharType="separate"/>
      </w:r>
      <w:r w:rsidR="001A7FBE">
        <w:rPr>
          <w:noProof/>
        </w:rPr>
        <w:t>1</w:t>
      </w:r>
      <w:r w:rsidR="00FD76D7">
        <w:rPr>
          <w:noProof/>
        </w:rPr>
        <w:fldChar w:fldCharType="end"/>
      </w:r>
      <w:r>
        <w:t>. Sythesis</w:t>
      </w:r>
    </w:p>
    <w:p w14:paraId="11639892" w14:textId="3BEEE17D" w:rsidR="007F4C2A" w:rsidRDefault="007F4C2A">
      <w:pPr>
        <w:pStyle w:val="BodyText"/>
      </w:pPr>
    </w:p>
    <w:p w14:paraId="564D4A3B" w14:textId="055F1E5A" w:rsidR="007F4C2A" w:rsidRDefault="007F4C2A">
      <w:pPr>
        <w:rPr>
          <w:rFonts w:ascii="Arial" w:hAnsi="Arial"/>
          <w:sz w:val="22"/>
        </w:rPr>
      </w:pPr>
      <w:r>
        <w:br w:type="page"/>
      </w:r>
    </w:p>
    <w:p w14:paraId="2D1C06AA" w14:textId="389D0097" w:rsidR="007F4C2A" w:rsidRDefault="007F4C2A">
      <w:pPr>
        <w:pStyle w:val="BodyText"/>
      </w:pPr>
      <w:r>
        <w:t>SF2</w:t>
      </w:r>
    </w:p>
    <w:p w14:paraId="7B43A0F0" w14:textId="77777777" w:rsidR="00FE6D37" w:rsidRDefault="00ED6D6D" w:rsidP="00206607">
      <w:pPr>
        <w:pStyle w:val="BodyText"/>
        <w:keepNext/>
      </w:pPr>
      <w:r>
        <w:pict w14:anchorId="1090EAC9">
          <v:shape id="_x0000_i1026" type="#_x0000_t75" style="width:275.55pt;height:303.55pt;mso-position-horizontal-relative:text;mso-position-vertical-relative:text">
            <v:imagedata r:id="rId23" o:title="Slide7" cropleft="16487f" cropright="15528f"/>
          </v:shape>
        </w:pict>
      </w:r>
    </w:p>
    <w:p w14:paraId="164BFA17" w14:textId="73891A5B" w:rsidR="007F4C2A" w:rsidRDefault="00FE6D37" w:rsidP="00206607">
      <w:pPr>
        <w:pStyle w:val="Caption"/>
      </w:pPr>
      <w:r>
        <w:t xml:space="preserve">SuppFigure </w:t>
      </w:r>
      <w:r w:rsidR="00FD76D7">
        <w:rPr>
          <w:noProof/>
        </w:rPr>
        <w:fldChar w:fldCharType="begin"/>
      </w:r>
      <w:r w:rsidR="00FD76D7">
        <w:rPr>
          <w:noProof/>
        </w:rPr>
        <w:instrText xml:space="preserve"> SEQ SuppFigure \* ARABIC </w:instrText>
      </w:r>
      <w:r w:rsidR="00FD76D7">
        <w:rPr>
          <w:noProof/>
        </w:rPr>
        <w:fldChar w:fldCharType="separate"/>
      </w:r>
      <w:r w:rsidR="001A7FBE">
        <w:rPr>
          <w:noProof/>
        </w:rPr>
        <w:t>2</w:t>
      </w:r>
      <w:r w:rsidR="00FD76D7">
        <w:rPr>
          <w:noProof/>
        </w:rPr>
        <w:fldChar w:fldCharType="end"/>
      </w:r>
      <w:r>
        <w:t xml:space="preserve">. </w:t>
      </w:r>
      <w:r w:rsidRPr="00861E67">
        <w:t>Distribution of C14 label</w:t>
      </w:r>
      <w:r>
        <w:t xml:space="preserve">ed </w:t>
      </w:r>
      <w:r w:rsidR="00C161B4">
        <w:t>C16-Tyr-CDV</w:t>
      </w:r>
      <w:r>
        <w:t xml:space="preserve"> (IV</w:t>
      </w:r>
      <w:r w:rsidRPr="00861E67">
        <w:t>) 24 hours after dosing.</w:t>
      </w:r>
    </w:p>
    <w:p w14:paraId="25227C14" w14:textId="77777777" w:rsidR="00FE6D37" w:rsidRDefault="00FE6D37">
      <w:pPr>
        <w:pStyle w:val="BodyText"/>
      </w:pPr>
    </w:p>
    <w:p w14:paraId="62EAA5A5" w14:textId="77777777" w:rsidR="00C47328" w:rsidRDefault="00C47328">
      <w:pPr>
        <w:pStyle w:val="BodyText"/>
      </w:pPr>
    </w:p>
    <w:p w14:paraId="06F367F0" w14:textId="77777777" w:rsidR="0002098D" w:rsidRDefault="0002098D">
      <w:pPr>
        <w:rPr>
          <w:ins w:id="973" w:author="Matt Doherty" w:date="2019-01-11T17:18:00Z"/>
        </w:rPr>
      </w:pPr>
      <w:bookmarkStart w:id="974" w:name="references"/>
      <w:ins w:id="975" w:author="Matt Doherty" w:date="2019-01-11T17:18:00Z">
        <w:r>
          <w:br w:type="page"/>
        </w:r>
      </w:ins>
    </w:p>
    <w:p w14:paraId="43663DBC" w14:textId="5AF00F27" w:rsidR="0002098D" w:rsidRPr="00DA7425" w:rsidRDefault="00DA7425" w:rsidP="0002098D">
      <w:pPr>
        <w:rPr>
          <w:ins w:id="976" w:author="Matt Doherty" w:date="2019-01-11T17:19:00Z"/>
          <w:rFonts w:ascii="Arial" w:hAnsi="Arial" w:cs="Arial"/>
          <w:rPrChange w:id="977" w:author="Matt Doherty" w:date="2019-01-14T18:11:00Z">
            <w:rPr>
              <w:ins w:id="978" w:author="Matt Doherty" w:date="2019-01-11T17:19:00Z"/>
            </w:rPr>
          </w:rPrChange>
        </w:rPr>
      </w:pPr>
      <w:ins w:id="979" w:author="Matt Doherty" w:date="2019-01-14T18:10:00Z">
        <w:r w:rsidRPr="00DA7425">
          <w:rPr>
            <w:rFonts w:ascii="Arial" w:hAnsi="Arial" w:cs="Arial"/>
            <w:rPrChange w:id="980" w:author="Matt Doherty" w:date="2019-01-14T18:11:00Z">
              <w:rPr/>
            </w:rPrChange>
          </w:rPr>
          <w:t>SF3</w:t>
        </w:r>
      </w:ins>
    </w:p>
    <w:p w14:paraId="493222F9" w14:textId="77777777" w:rsidR="00DC3732" w:rsidRDefault="0046047C">
      <w:pPr>
        <w:keepNext/>
        <w:rPr>
          <w:ins w:id="981" w:author="Matt Doherty" w:date="2019-01-14T17:39:00Z"/>
        </w:rPr>
        <w:pPrChange w:id="982" w:author="Matt Doherty" w:date="2019-01-14T17:39:00Z">
          <w:pPr/>
        </w:pPrChange>
      </w:pPr>
      <w:ins w:id="983" w:author="Matt Doherty" w:date="2019-01-14T16:49:00Z">
        <w:r>
          <w:rPr>
            <w:noProof/>
          </w:rPr>
          <w:drawing>
            <wp:inline distT="0" distB="0" distL="0" distR="0" wp14:anchorId="35B2E8AC" wp14:editId="00C86280">
              <wp:extent cx="5257800" cy="399728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4113" cy="2283902"/>
                      </a:xfrm>
                      <a:prstGeom prst="rect">
                        <a:avLst/>
                      </a:prstGeom>
                      <a:noFill/>
                    </pic:spPr>
                  </pic:pic>
                </a:graphicData>
              </a:graphic>
            </wp:inline>
          </w:drawing>
        </w:r>
      </w:ins>
    </w:p>
    <w:p w14:paraId="2ED1826B" w14:textId="491E372F" w:rsidR="0002098D" w:rsidRDefault="00DC3732">
      <w:pPr>
        <w:pStyle w:val="Caption"/>
        <w:rPr>
          <w:ins w:id="984" w:author="Matt Doherty" w:date="2019-01-11T17:18:00Z"/>
        </w:rPr>
        <w:pPrChange w:id="985" w:author="Matt Doherty" w:date="2019-01-14T17:39:00Z">
          <w:pPr/>
        </w:pPrChange>
      </w:pPr>
      <w:ins w:id="986" w:author="Matt Doherty" w:date="2019-01-14T17:39:00Z">
        <w:r>
          <w:t xml:space="preserve">SuppFigure </w:t>
        </w:r>
        <w:r>
          <w:fldChar w:fldCharType="begin"/>
        </w:r>
        <w:r>
          <w:instrText xml:space="preserve"> SEQ SuppFigure \* ARABIC </w:instrText>
        </w:r>
      </w:ins>
      <w:r>
        <w:fldChar w:fldCharType="separate"/>
      </w:r>
      <w:ins w:id="987" w:author="Matt Doherty" w:date="2019-01-14T17:59:00Z">
        <w:r w:rsidR="001A7FBE">
          <w:rPr>
            <w:noProof/>
          </w:rPr>
          <w:t>3</w:t>
        </w:r>
      </w:ins>
      <w:ins w:id="988" w:author="Matt Doherty" w:date="2019-01-14T17:39:00Z">
        <w:r>
          <w:fldChar w:fldCharType="end"/>
        </w:r>
      </w:ins>
      <w:ins w:id="989" w:author="Matt Doherty" w:date="2019-01-14T17:40:00Z">
        <w:r>
          <w:t>. Distribution of C</w:t>
        </w:r>
        <w:r w:rsidRPr="00DC3732">
          <w:rPr>
            <w:vertAlign w:val="superscript"/>
            <w:rPrChange w:id="990" w:author="Matt Doherty" w:date="2019-01-14T17:41:00Z">
              <w:rPr>
                <w:i/>
              </w:rPr>
            </w:rPrChange>
          </w:rPr>
          <w:t>14</w:t>
        </w:r>
        <w:r>
          <w:t xml:space="preserve">-labeled C16-Tyr-CDV at 8, 24, and 72 hours following a single 10 mg/kg dose. </w:t>
        </w:r>
      </w:ins>
    </w:p>
    <w:p w14:paraId="14A323C6" w14:textId="09934B12" w:rsidR="00BE5EB7" w:rsidRDefault="00BE5EB7">
      <w:r>
        <w:br w:type="page"/>
      </w:r>
    </w:p>
    <w:p w14:paraId="3C15E894" w14:textId="46853EBF" w:rsidR="00BE5EB7" w:rsidRPr="00DA7425" w:rsidRDefault="00BE5EB7" w:rsidP="00E4090F">
      <w:pPr>
        <w:rPr>
          <w:ins w:id="991" w:author="Matt Doherty" w:date="2019-01-14T17:50:00Z"/>
          <w:rFonts w:ascii="Arial" w:hAnsi="Arial" w:cs="Arial"/>
          <w:rPrChange w:id="992" w:author="Matt Doherty" w:date="2019-01-14T18:11:00Z">
            <w:rPr>
              <w:ins w:id="993" w:author="Matt Doherty" w:date="2019-01-14T17:50:00Z"/>
            </w:rPr>
          </w:rPrChange>
        </w:rPr>
      </w:pPr>
      <w:del w:id="994" w:author="Matt Doherty" w:date="2019-01-14T18:11:00Z">
        <w:r w:rsidRPr="00DA7425" w:rsidDel="00DA7425">
          <w:rPr>
            <w:rFonts w:ascii="Arial" w:hAnsi="Arial" w:cs="Arial"/>
            <w:rPrChange w:id="995" w:author="Matt Doherty" w:date="2019-01-14T18:11:00Z">
              <w:rPr/>
            </w:rPrChange>
          </w:rPr>
          <w:delText xml:space="preserve">Supplemental Figure </w:delText>
        </w:r>
      </w:del>
      <w:del w:id="996" w:author="Matt Doherty" w:date="2019-01-11T17:18:00Z">
        <w:r w:rsidRPr="00DA7425" w:rsidDel="0002098D">
          <w:rPr>
            <w:rFonts w:ascii="Arial" w:hAnsi="Arial" w:cs="Arial"/>
            <w:rPrChange w:id="997" w:author="Matt Doherty" w:date="2019-01-14T18:11:00Z">
              <w:rPr/>
            </w:rPrChange>
          </w:rPr>
          <w:delText>3</w:delText>
        </w:r>
      </w:del>
      <w:ins w:id="998" w:author="Matt Doherty" w:date="2019-01-14T18:11:00Z">
        <w:r w:rsidR="00DA7425" w:rsidRPr="00DA7425">
          <w:rPr>
            <w:rFonts w:ascii="Arial" w:hAnsi="Arial" w:cs="Arial"/>
            <w:rPrChange w:id="999" w:author="Matt Doherty" w:date="2019-01-14T18:11:00Z">
              <w:rPr/>
            </w:rPrChange>
          </w:rPr>
          <w:t>SF 4</w:t>
        </w:r>
      </w:ins>
    </w:p>
    <w:p w14:paraId="3B3D6BC8" w14:textId="7968F6C1" w:rsidR="00EB5305" w:rsidRDefault="001A7FBE" w:rsidP="00EB5305">
      <w:pPr>
        <w:keepNext/>
        <w:rPr>
          <w:ins w:id="1000" w:author="Matt Doherty" w:date="2019-01-14T17:50:00Z"/>
        </w:rPr>
      </w:pPr>
      <w:r>
        <w:rPr>
          <w:noProof/>
        </w:rPr>
        <mc:AlternateContent>
          <mc:Choice Requires="wps">
            <w:drawing>
              <wp:anchor distT="0" distB="0" distL="114300" distR="114300" simplePos="0" relativeHeight="251679744" behindDoc="0" locked="0" layoutInCell="1" allowOverlap="1" wp14:anchorId="6A4C188B" wp14:editId="182798D1">
                <wp:simplePos x="0" y="0"/>
                <wp:positionH relativeFrom="column">
                  <wp:posOffset>66675</wp:posOffset>
                </wp:positionH>
                <wp:positionV relativeFrom="paragraph">
                  <wp:posOffset>4314190</wp:posOffset>
                </wp:positionV>
                <wp:extent cx="5547360" cy="1171575"/>
                <wp:effectExtent l="0" t="0" r="0" b="9525"/>
                <wp:wrapTopAndBottom/>
                <wp:docPr id="8" name="Text Box 8"/>
                <wp:cNvGraphicFramePr/>
                <a:graphic xmlns:a="http://schemas.openxmlformats.org/drawingml/2006/main">
                  <a:graphicData uri="http://schemas.microsoft.com/office/word/2010/wordprocessingShape">
                    <wps:wsp>
                      <wps:cNvSpPr txBox="1"/>
                      <wps:spPr>
                        <a:xfrm>
                          <a:off x="0" y="0"/>
                          <a:ext cx="5547360" cy="1171575"/>
                        </a:xfrm>
                        <a:prstGeom prst="rect">
                          <a:avLst/>
                        </a:prstGeom>
                        <a:solidFill>
                          <a:prstClr val="white"/>
                        </a:solidFill>
                        <a:ln>
                          <a:noFill/>
                        </a:ln>
                      </wps:spPr>
                      <wps:txbx>
                        <w:txbxContent>
                          <w:p w14:paraId="4970A19C" w14:textId="7A78D25E" w:rsidR="00EB5305" w:rsidRPr="00F5421A" w:rsidRDefault="00EB5305" w:rsidP="00D745B7">
                            <w:pPr>
                              <w:pStyle w:val="Caption"/>
                              <w:rPr>
                                <w:noProof/>
                              </w:rPr>
                            </w:pPr>
                            <w:r>
                              <w:t xml:space="preserve">SuppFigure </w:t>
                            </w:r>
                            <w:r>
                              <w:rPr>
                                <w:noProof/>
                              </w:rPr>
                              <w:fldChar w:fldCharType="begin"/>
                            </w:r>
                            <w:r>
                              <w:rPr>
                                <w:noProof/>
                              </w:rPr>
                              <w:instrText xml:space="preserve"> SEQ SuppFigure \* ARABIC </w:instrText>
                            </w:r>
                            <w:r>
                              <w:rPr>
                                <w:noProof/>
                              </w:rPr>
                              <w:fldChar w:fldCharType="separate"/>
                            </w:r>
                            <w:ins w:id="1001" w:author="Matt Doherty" w:date="2019-01-14T17:59:00Z">
                              <w:r w:rsidR="001A7FBE">
                                <w:rPr>
                                  <w:noProof/>
                                </w:rPr>
                                <w:t>4</w:t>
                              </w:r>
                            </w:ins>
                            <w:del w:id="1002" w:author="Matt Doherty" w:date="2019-01-14T17:39:00Z">
                              <w:r w:rsidDel="00DC3732">
                                <w:rPr>
                                  <w:noProof/>
                                </w:rPr>
                                <w:delText>3</w:delText>
                              </w:r>
                            </w:del>
                            <w:r>
                              <w:rPr>
                                <w:noProof/>
                              </w:rPr>
                              <w:fldChar w:fldCharType="end"/>
                            </w:r>
                            <w:r>
                              <w:t>. C16-Tyr-CDV</w:t>
                            </w:r>
                            <w:del w:id="1003" w:author="Matt Doherty" w:date="2019-01-14T18:00:00Z">
                              <w:r w:rsidRPr="00412C83" w:rsidDel="001A7FBE">
                                <w:delText xml:space="preserve"> </w:delText>
                              </w:r>
                            </w:del>
                            <w:ins w:id="1004" w:author="Matt Doherty" w:date="2019-01-14T18:00:00Z">
                              <w:r w:rsidR="001A7FBE">
                                <w:t xml:space="preserve"> inhibits mCMV replication in the </w:t>
                              </w:r>
                            </w:ins>
                            <w:ins w:id="1005" w:author="Matt Doherty" w:date="2019-01-14T18:01:00Z">
                              <w:r w:rsidR="001A7FBE">
                                <w:t>liver (left) and spleen (right) as well as gancyclovir</w:t>
                              </w:r>
                            </w:ins>
                            <w:del w:id="1006" w:author="Matt Doherty" w:date="2019-01-14T18:00:00Z">
                              <w:r w:rsidRPr="00412C83" w:rsidDel="001A7FBE">
                                <w:delText xml:space="preserve">reverses Ad6-induced mortality </w:delText>
                              </w:r>
                              <w:r w:rsidDel="001A7FBE">
                                <w:delText xml:space="preserve">and morbidity.  A.  Survival. </w:delText>
                              </w:r>
                              <w:r w:rsidRPr="00412C83" w:rsidDel="001A7FBE">
                                <w:delText xml:space="preserve">Vehicle v. </w:delText>
                              </w:r>
                              <w:r w:rsidDel="001A7FBE">
                                <w:delText>C16-Tyr-CDV</w:delText>
                              </w:r>
                              <w:r w:rsidRPr="00412C83" w:rsidDel="001A7FBE">
                                <w:delText xml:space="preserve"> </w:delText>
                              </w:r>
                              <w:r w:rsidDel="001A7FBE">
                                <w:delText xml:space="preserve">1 mg/kg p=0.5894; </w:delText>
                              </w:r>
                              <w:r w:rsidRPr="00412C83" w:rsidDel="001A7FBE">
                                <w:delText xml:space="preserve">Vehicle v. </w:delText>
                              </w:r>
                              <w:r w:rsidDel="001A7FBE">
                                <w:delText>C16-Tyr-CDV</w:delText>
                              </w:r>
                              <w:r w:rsidRPr="00412C83" w:rsidDel="001A7FBE">
                                <w:delText xml:space="preserve"> 3 mg/kg, </w:delText>
                              </w:r>
                              <w:r w:rsidDel="001A7FBE">
                                <w:delText>C16-Tyr-CDV</w:delText>
                              </w:r>
                              <w:r w:rsidRPr="00412C83" w:rsidDel="001A7FBE">
                                <w:delText xml:space="preserve"> </w:delText>
                              </w:r>
                              <w:r w:rsidDel="001A7FBE">
                                <w:delText xml:space="preserve">10 mg/kg, or </w:delText>
                              </w:r>
                              <w:r w:rsidRPr="00412C83" w:rsidDel="001A7FBE">
                                <w:delText xml:space="preserve">CDV 20 mg/kg p&lt;0.0001 (Log rank).  B. </w:delText>
                              </w:r>
                              <w:r w:rsidDel="001A7FBE">
                                <w:delText>Mean percent weight change</w:delText>
                              </w:r>
                            </w:del>
                            <w:r>
                              <w:t>.</w:t>
                            </w:r>
                            <w:ins w:id="1007" w:author="Matt Doherty" w:date="2019-01-14T18:01:00Z">
                              <w:r w:rsidR="007C6F21">
                                <w:t xml:space="preserve"> Dashed line represents the limit of detection. </w:t>
                              </w:r>
                            </w:ins>
                            <w:ins w:id="1008" w:author="Matt Doherty" w:date="2019-01-14T18:02:00Z">
                              <w:r w:rsidR="007C6F21">
                                <w:t xml:space="preserve">* p </w:t>
                              </w:r>
                            </w:ins>
                            <w:ins w:id="1009" w:author="Matt Doherty" w:date="2019-01-14T18:03:00Z">
                              <w:r w:rsidR="007C6F21">
                                <w:t>≤</w:t>
                              </w:r>
                            </w:ins>
                            <w:ins w:id="1010" w:author="Matt Doherty" w:date="2019-01-14T18:02:00Z">
                              <w:r w:rsidR="007C6F21">
                                <w:t xml:space="preserve"> 0.0015</w:t>
                              </w:r>
                            </w:ins>
                            <w:ins w:id="1011" w:author="Matt Doherty" w:date="2019-01-14T18:03:00Z">
                              <w:r w:rsidR="007C6F21">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C188B" id="Text Box 8" o:spid="_x0000_s1030" type="#_x0000_t202" style="position:absolute;margin-left:5.25pt;margin-top:339.7pt;width:436.8pt;height:9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" stroked="f">
                <v:textbox inset="0,0,0,0">
                  <w:txbxContent>
                    <w:p w14:paraId="4970A19C" w14:textId="7A78D25E" w:rsidR="00EB5305" w:rsidRPr="00F5421A" w:rsidRDefault="00EB5305" w:rsidP="00D745B7">
                      <w:pPr>
                        <w:pStyle w:val="Caption"/>
                        <w:rPr>
                          <w:noProof/>
                        </w:rPr>
                      </w:pPr>
                      <w:r>
                        <w:t xml:space="preserve">SuppFigure </w:t>
                      </w:r>
                      <w:r>
                        <w:rPr>
                          <w:noProof/>
                        </w:rPr>
                        <w:fldChar w:fldCharType="begin"/>
                      </w:r>
                      <w:r>
                        <w:rPr>
                          <w:noProof/>
                        </w:rPr>
                        <w:instrText xml:space="preserve"> SEQ SuppFigure \* ARABIC </w:instrText>
                      </w:r>
                      <w:r>
                        <w:rPr>
                          <w:noProof/>
                        </w:rPr>
                        <w:fldChar w:fldCharType="separate"/>
                      </w:r>
                      <w:ins w:id="1064" w:author="Matt Doherty" w:date="2019-01-14T17:59:00Z">
                        <w:r w:rsidR="001A7FBE">
                          <w:rPr>
                            <w:noProof/>
                          </w:rPr>
                          <w:t>4</w:t>
                        </w:r>
                      </w:ins>
                      <w:del w:id="1065" w:author="Matt Doherty" w:date="2019-01-14T17:39:00Z">
                        <w:r w:rsidDel="00DC3732">
                          <w:rPr>
                            <w:noProof/>
                          </w:rPr>
                          <w:delText>3</w:delText>
                        </w:r>
                      </w:del>
                      <w:r>
                        <w:rPr>
                          <w:noProof/>
                        </w:rPr>
                        <w:fldChar w:fldCharType="end"/>
                      </w:r>
                      <w:r>
                        <w:t>. C16-Tyr-CDV</w:t>
                      </w:r>
                      <w:del w:id="1066" w:author="Matt Doherty" w:date="2019-01-14T18:00:00Z">
                        <w:r w:rsidRPr="00412C83" w:rsidDel="001A7FBE">
                          <w:delText xml:space="preserve"> </w:delText>
                        </w:r>
                      </w:del>
                      <w:ins w:id="1067" w:author="Matt Doherty" w:date="2019-01-14T18:00:00Z">
                        <w:r w:rsidR="001A7FBE">
                          <w:t xml:space="preserve"> inhibits mCMV replication in the </w:t>
                        </w:r>
                      </w:ins>
                      <w:ins w:id="1068" w:author="Matt Doherty" w:date="2019-01-14T18:01:00Z">
                        <w:r w:rsidR="001A7FBE">
                          <w:t>liver (left) and spleen (right) as well as gancyclovir</w:t>
                        </w:r>
                      </w:ins>
                      <w:del w:id="1069" w:author="Matt Doherty" w:date="2019-01-14T18:00:00Z">
                        <w:r w:rsidRPr="00412C83" w:rsidDel="001A7FBE">
                          <w:delText xml:space="preserve">reverses Ad6-induced mortality </w:delText>
                        </w:r>
                        <w:r w:rsidDel="001A7FBE">
                          <w:delText xml:space="preserve">and morbidity.  A.  Survival. </w:delText>
                        </w:r>
                        <w:r w:rsidRPr="00412C83" w:rsidDel="001A7FBE">
                          <w:delText xml:space="preserve">Vehicle v. </w:delText>
                        </w:r>
                        <w:r w:rsidDel="001A7FBE">
                          <w:delText>C16-Tyr-CDV</w:delText>
                        </w:r>
                        <w:r w:rsidRPr="00412C83" w:rsidDel="001A7FBE">
                          <w:delText xml:space="preserve"> </w:delText>
                        </w:r>
                        <w:r w:rsidDel="001A7FBE">
                          <w:delText xml:space="preserve">1 mg/kg p=0.5894; </w:delText>
                        </w:r>
                        <w:r w:rsidRPr="00412C83" w:rsidDel="001A7FBE">
                          <w:delText xml:space="preserve">Vehicle v. </w:delText>
                        </w:r>
                        <w:r w:rsidDel="001A7FBE">
                          <w:delText>C16-Tyr-CDV</w:delText>
                        </w:r>
                        <w:r w:rsidRPr="00412C83" w:rsidDel="001A7FBE">
                          <w:delText xml:space="preserve"> 3 mg/kg, </w:delText>
                        </w:r>
                        <w:r w:rsidDel="001A7FBE">
                          <w:delText>C16-Tyr-CDV</w:delText>
                        </w:r>
                        <w:r w:rsidRPr="00412C83" w:rsidDel="001A7FBE">
                          <w:delText xml:space="preserve"> </w:delText>
                        </w:r>
                        <w:r w:rsidDel="001A7FBE">
                          <w:delText xml:space="preserve">10 mg/kg, or </w:delText>
                        </w:r>
                        <w:r w:rsidRPr="00412C83" w:rsidDel="001A7FBE">
                          <w:delText xml:space="preserve">CDV 20 mg/kg p&lt;0.0001 (Log rank).  B. </w:delText>
                        </w:r>
                        <w:r w:rsidDel="001A7FBE">
                          <w:delText>Mean percent weight change</w:delText>
                        </w:r>
                      </w:del>
                      <w:r>
                        <w:t>.</w:t>
                      </w:r>
                      <w:ins w:id="1070" w:author="Matt Doherty" w:date="2019-01-14T18:01:00Z">
                        <w:r w:rsidR="007C6F21">
                          <w:t xml:space="preserve"> Dashed line represents the limit of detection. </w:t>
                        </w:r>
                      </w:ins>
                      <w:ins w:id="1071" w:author="Matt Doherty" w:date="2019-01-14T18:02:00Z">
                        <w:r w:rsidR="007C6F21">
                          <w:t xml:space="preserve">* p </w:t>
                        </w:r>
                      </w:ins>
                      <w:ins w:id="1072" w:author="Matt Doherty" w:date="2019-01-14T18:03:00Z">
                        <w:r w:rsidR="007C6F21">
                          <w:t>≤</w:t>
                        </w:r>
                      </w:ins>
                      <w:ins w:id="1073" w:author="Matt Doherty" w:date="2019-01-14T18:02:00Z">
                        <w:r w:rsidR="007C6F21">
                          <w:t xml:space="preserve"> 0.0015</w:t>
                        </w:r>
                      </w:ins>
                      <w:ins w:id="1074" w:author="Matt Doherty" w:date="2019-01-14T18:03:00Z">
                        <w:r w:rsidR="007C6F21">
                          <w:t>.</w:t>
                        </w:r>
                      </w:ins>
                    </w:p>
                  </w:txbxContent>
                </v:textbox>
                <w10:wrap type="topAndBottom"/>
              </v:shape>
            </w:pict>
          </mc:Fallback>
        </mc:AlternateContent>
      </w:r>
      <w:ins w:id="1012" w:author="Matt Doherty" w:date="2019-01-14T17:50:00Z">
        <w:r w:rsidR="00EB5305">
          <w:rPr>
            <w:noProof/>
          </w:rPr>
          <w:drawing>
            <wp:inline distT="0" distB="0" distL="0" distR="0" wp14:anchorId="01914F2A" wp14:editId="7B158840">
              <wp:extent cx="5614035" cy="42100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4035" cy="4210050"/>
                      </a:xfrm>
                      <a:prstGeom prst="rect">
                        <a:avLst/>
                      </a:prstGeom>
                      <a:noFill/>
                    </pic:spPr>
                  </pic:pic>
                </a:graphicData>
              </a:graphic>
            </wp:inline>
          </w:drawing>
        </w:r>
      </w:ins>
    </w:p>
    <w:p w14:paraId="66CF0829" w14:textId="06FC7D22" w:rsidR="00EB5305" w:rsidRDefault="00EB5305" w:rsidP="00E4090F"/>
    <w:p w14:paraId="68735268" w14:textId="77777777" w:rsidR="001A7FBE" w:rsidRDefault="001A7FBE">
      <w:pPr>
        <w:rPr>
          <w:ins w:id="1013" w:author="Matt Doherty" w:date="2019-01-14T17:59:00Z"/>
        </w:rPr>
      </w:pPr>
      <w:ins w:id="1014" w:author="Matt Doherty" w:date="2019-01-14T17:59:00Z">
        <w:r>
          <w:br w:type="page"/>
        </w:r>
      </w:ins>
    </w:p>
    <w:p w14:paraId="4D18D50F" w14:textId="66DE2FF4" w:rsidR="001A7FBE" w:rsidRPr="00DA7425" w:rsidRDefault="001A7FBE" w:rsidP="00E4090F">
      <w:pPr>
        <w:rPr>
          <w:ins w:id="1015" w:author="Matt Doherty" w:date="2019-01-14T17:59:00Z"/>
          <w:rFonts w:ascii="Arial" w:hAnsi="Arial" w:cs="Arial"/>
          <w:rPrChange w:id="1016" w:author="Matt Doherty" w:date="2019-01-14T18:11:00Z">
            <w:rPr>
              <w:ins w:id="1017" w:author="Matt Doherty" w:date="2019-01-14T17:59:00Z"/>
            </w:rPr>
          </w:rPrChange>
        </w:rPr>
      </w:pPr>
      <w:ins w:id="1018" w:author="Matt Doherty" w:date="2019-01-14T17:59:00Z">
        <w:r w:rsidRPr="00DA7425">
          <w:rPr>
            <w:rFonts w:ascii="Arial" w:hAnsi="Arial" w:cs="Arial"/>
            <w:rPrChange w:id="1019" w:author="Matt Doherty" w:date="2019-01-14T18:11:00Z">
              <w:rPr/>
            </w:rPrChange>
          </w:rPr>
          <w:t>SF5</w:t>
        </w:r>
      </w:ins>
    </w:p>
    <w:p w14:paraId="59403711" w14:textId="3358986D" w:rsidR="001A7FBE" w:rsidRDefault="001A7FBE" w:rsidP="00E4090F">
      <w:pPr>
        <w:rPr>
          <w:ins w:id="1020" w:author="Matt Doherty" w:date="2019-01-14T17:59:00Z"/>
        </w:rPr>
      </w:pPr>
    </w:p>
    <w:p w14:paraId="3362F53A" w14:textId="77777777" w:rsidR="001A7FBE" w:rsidRDefault="001A7FBE">
      <w:pPr>
        <w:keepNext/>
        <w:rPr>
          <w:ins w:id="1021" w:author="Matt Doherty" w:date="2019-01-14T17:59:00Z"/>
        </w:rPr>
        <w:pPrChange w:id="1022" w:author="Matt Doherty" w:date="2019-01-14T17:59:00Z">
          <w:pPr/>
        </w:pPrChange>
      </w:pPr>
      <w:ins w:id="1023" w:author="Matt Doherty" w:date="2019-01-14T17:59:00Z">
        <w:r>
          <w:rPr>
            <w:noProof/>
          </w:rPr>
          <w:drawing>
            <wp:inline distT="0" distB="0" distL="0" distR="0" wp14:anchorId="60F7C606" wp14:editId="1C74CD7E">
              <wp:extent cx="5245735" cy="44938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5735" cy="4493895"/>
                      </a:xfrm>
                      <a:prstGeom prst="rect">
                        <a:avLst/>
                      </a:prstGeom>
                      <a:noFill/>
                    </pic:spPr>
                  </pic:pic>
                </a:graphicData>
              </a:graphic>
            </wp:inline>
          </w:drawing>
        </w:r>
      </w:ins>
    </w:p>
    <w:p w14:paraId="76669054" w14:textId="25C3F71E" w:rsidR="001A7FBE" w:rsidRDefault="001A7FBE" w:rsidP="001A7FBE">
      <w:pPr>
        <w:pStyle w:val="Caption"/>
        <w:rPr>
          <w:ins w:id="1024" w:author="Matt Doherty" w:date="2019-01-14T17:59:00Z"/>
        </w:rPr>
      </w:pPr>
      <w:ins w:id="1025" w:author="Matt Doherty" w:date="2019-01-14T17:59:00Z">
        <w:r>
          <w:t xml:space="preserve">SuppFigure </w:t>
        </w:r>
        <w:r>
          <w:fldChar w:fldCharType="begin"/>
        </w:r>
        <w:r>
          <w:instrText xml:space="preserve"> SEQ SuppFigure \* ARABIC </w:instrText>
        </w:r>
      </w:ins>
      <w:r>
        <w:fldChar w:fldCharType="separate"/>
      </w:r>
      <w:ins w:id="1026" w:author="Matt Doherty" w:date="2019-01-14T17:59:00Z">
        <w:r>
          <w:rPr>
            <w:noProof/>
          </w:rPr>
          <w:t>5</w:t>
        </w:r>
        <w:r>
          <w:fldChar w:fldCharType="end"/>
        </w:r>
        <w:r>
          <w:t>.</w:t>
        </w:r>
        <w:r w:rsidRPr="001A7FBE">
          <w:t xml:space="preserve"> </w:t>
        </w:r>
        <w:r>
          <w:t>C16-Tyr-CDV</w:t>
        </w:r>
        <w:r w:rsidRPr="00412C83">
          <w:t xml:space="preserve"> reverses Ad6-induced mortality </w:t>
        </w:r>
        <w:r>
          <w:t xml:space="preserve">and morbidity.  A.  Survival. </w:t>
        </w:r>
        <w:r w:rsidRPr="00412C83">
          <w:t xml:space="preserve">Vehicle v. </w:t>
        </w:r>
        <w:r>
          <w:t>C16-Tyr-CDV</w:t>
        </w:r>
        <w:r w:rsidRPr="00412C83">
          <w:t xml:space="preserve"> </w:t>
        </w:r>
        <w:r>
          <w:t xml:space="preserve">1 mg/kg p=0.5894; </w:t>
        </w:r>
        <w:r w:rsidRPr="00412C83">
          <w:t xml:space="preserve">Vehicle v. </w:t>
        </w:r>
        <w:r>
          <w:t>C16-Tyr-CDV</w:t>
        </w:r>
        <w:r w:rsidRPr="00412C83">
          <w:t xml:space="preserve"> 3 mg/kg, </w:t>
        </w:r>
        <w:r>
          <w:t>C16-Tyr-CDV</w:t>
        </w:r>
        <w:r w:rsidRPr="00412C83">
          <w:t xml:space="preserve"> </w:t>
        </w:r>
        <w:r>
          <w:t xml:space="preserve">10 mg/kg, or </w:t>
        </w:r>
        <w:r w:rsidRPr="00412C83">
          <w:t xml:space="preserve">CDV 20 mg/kg p&lt;0.0001 (Log rank).  B. </w:t>
        </w:r>
        <w:r>
          <w:t>Mean percent weight change.</w:t>
        </w:r>
      </w:ins>
    </w:p>
    <w:p w14:paraId="1F1B44EC" w14:textId="5E95C993" w:rsidR="00BE5EB7" w:rsidRDefault="00ED6D6D" w:rsidP="00E4090F">
      <w:del w:id="1027" w:author="Matt Doherty" w:date="2019-01-14T16:44:00Z">
        <w:r>
          <w:pict w14:anchorId="680A90E9">
            <v:shape id="_x0000_i1027" type="#_x0000_t75" style="width:408.95pt;height:407.15pt;mso-position-horizontal-relative:text;mso-position-vertical-relative:text">
              <v:imagedata r:id="rId27" o:title="pre-lim survival and weight figure Ad6 simon paper" cropleft="14304f" cropright="14243f"/>
            </v:shape>
          </w:pict>
        </w:r>
      </w:del>
    </w:p>
    <w:p w14:paraId="4710BDD9" w14:textId="4AC6042A" w:rsidR="00BE5EB7" w:rsidDel="001A7FBE" w:rsidRDefault="00BE5EB7" w:rsidP="00E4090F">
      <w:pPr>
        <w:rPr>
          <w:del w:id="1028" w:author="Matt Doherty" w:date="2019-01-14T17:58:00Z"/>
        </w:rPr>
      </w:pPr>
    </w:p>
    <w:p w14:paraId="4CAB384A" w14:textId="451593A1" w:rsidR="003E5008" w:rsidDel="001A7FBE" w:rsidRDefault="003E5008" w:rsidP="00E4090F">
      <w:pPr>
        <w:rPr>
          <w:del w:id="1029" w:author="Matt Doherty" w:date="2019-01-14T17:58:00Z"/>
        </w:rPr>
      </w:pPr>
    </w:p>
    <w:p w14:paraId="5EE1A00E" w14:textId="1229AE45" w:rsidR="008C2613" w:rsidRPr="00E4090F" w:rsidRDefault="008C2613" w:rsidP="00E4090F">
      <w:pPr>
        <w:rPr>
          <w:b/>
        </w:rPr>
      </w:pPr>
      <w:r>
        <w:br w:type="page"/>
      </w:r>
    </w:p>
    <w:p w14:paraId="10C60F42" w14:textId="77777777" w:rsidR="00C47328" w:rsidRDefault="00B2567A" w:rsidP="00206607">
      <w:pPr>
        <w:pStyle w:val="Heading2"/>
      </w:pPr>
      <w:r>
        <w:t>REFERENCES</w:t>
      </w:r>
      <w:bookmarkEnd w:id="974"/>
    </w:p>
    <w:p w14:paraId="7C6DD139" w14:textId="77777777" w:rsidR="00C54C53" w:rsidRPr="00C54C53" w:rsidRDefault="00C75857" w:rsidP="00C54C53">
      <w:pPr>
        <w:pStyle w:val="Bibliography"/>
        <w:rPr>
          <w:rFonts w:ascii="Cambria" w:hAnsi="Cambria"/>
        </w:rPr>
      </w:pPr>
      <w:r>
        <w:rPr>
          <w:b/>
        </w:rPr>
        <w:fldChar w:fldCharType="begin"/>
      </w:r>
      <w:r>
        <w:rPr>
          <w:b/>
        </w:rPr>
        <w:instrText xml:space="preserve"> ADDIN ZOTERO_BIBL {"uncited":[],"omitted":[],"custom":[]} CSL_BIBLIOGRAPHY </w:instrText>
      </w:r>
      <w:r>
        <w:rPr>
          <w:b/>
        </w:rPr>
        <w:fldChar w:fldCharType="separate"/>
      </w:r>
      <w:r w:rsidR="00C54C53" w:rsidRPr="00C54C53">
        <w:rPr>
          <w:rFonts w:ascii="Cambria" w:hAnsi="Cambria"/>
        </w:rPr>
        <w:t xml:space="preserve">1. </w:t>
      </w:r>
      <w:r w:rsidR="00C54C53" w:rsidRPr="00C54C53">
        <w:rPr>
          <w:rFonts w:ascii="Cambria" w:hAnsi="Cambria"/>
        </w:rPr>
        <w:tab/>
        <w:t>De Clercq E. 1996. Therapeutic potential of Cidofovir (HPMPC, Vistide) for the treatment of DNA virus (i.e. herpes-, papova-, pox- and adenovirus) infections. Verh K Acad Geneeskd Belg 58:19–47; discussion 47-49.</w:t>
      </w:r>
    </w:p>
    <w:p w14:paraId="1C00731E" w14:textId="77777777" w:rsidR="00C54C53" w:rsidRPr="00C54C53" w:rsidRDefault="00C54C53" w:rsidP="00C54C53">
      <w:pPr>
        <w:pStyle w:val="Bibliography"/>
        <w:rPr>
          <w:rFonts w:ascii="Cambria" w:hAnsi="Cambria"/>
        </w:rPr>
      </w:pPr>
      <w:r w:rsidRPr="00C54C53">
        <w:rPr>
          <w:rFonts w:ascii="Cambria" w:hAnsi="Cambria"/>
        </w:rPr>
        <w:t xml:space="preserve">2. </w:t>
      </w:r>
      <w:r w:rsidRPr="00C54C53">
        <w:rPr>
          <w:rFonts w:ascii="Cambria" w:hAnsi="Cambria"/>
        </w:rPr>
        <w:tab/>
        <w:t>Plosker GL, Noble S. 1999. Cidofovir: a review of its use in cytomegalovirus retinitis in patients with AIDS. Drugs 58:325–345.</w:t>
      </w:r>
    </w:p>
    <w:p w14:paraId="584CFFAB" w14:textId="77777777" w:rsidR="00C54C53" w:rsidRPr="00C54C53" w:rsidRDefault="00C54C53" w:rsidP="00C54C53">
      <w:pPr>
        <w:pStyle w:val="Bibliography"/>
        <w:rPr>
          <w:rFonts w:ascii="Cambria" w:hAnsi="Cambria"/>
        </w:rPr>
      </w:pPr>
      <w:r w:rsidRPr="00C54C53">
        <w:rPr>
          <w:rFonts w:ascii="Cambria" w:hAnsi="Cambria"/>
        </w:rPr>
        <w:t xml:space="preserve">3. </w:t>
      </w:r>
      <w:r w:rsidRPr="00C54C53">
        <w:rPr>
          <w:rFonts w:ascii="Cambria" w:hAnsi="Cambria"/>
        </w:rPr>
        <w:tab/>
        <w:t>Cihlar T, Chen MS. 1996. Identification of enzymes catalyzing two-step phosphorylation of cidofovir and the effect of cytomegalovirus infection on their activities in host cells. Mol Pharmacol 50:1502–1510.</w:t>
      </w:r>
    </w:p>
    <w:p w14:paraId="1CF91EB0" w14:textId="77777777" w:rsidR="00C54C53" w:rsidRPr="00C54C53" w:rsidRDefault="00C54C53" w:rsidP="00C54C53">
      <w:pPr>
        <w:pStyle w:val="Bibliography"/>
        <w:rPr>
          <w:rFonts w:ascii="Cambria" w:hAnsi="Cambria"/>
        </w:rPr>
      </w:pPr>
      <w:r w:rsidRPr="00C54C53">
        <w:rPr>
          <w:rFonts w:ascii="Cambria" w:hAnsi="Cambria"/>
        </w:rPr>
        <w:t xml:space="preserve">4. </w:t>
      </w:r>
      <w:r w:rsidRPr="00C54C53">
        <w:rPr>
          <w:rFonts w:ascii="Cambria" w:hAnsi="Cambria"/>
        </w:rPr>
        <w:tab/>
        <w:t>Ho HT, Woods KL, Bronson JJ, De Boeck H, Martin JC, Hitchcock MJ. 1992. Intracellular metabolism of the antiherpes agent (S)-1-[3-hydroxy-2-(phosphonylmethoxy)propyl]cytosine. Mol Pharmacol 41:197–202.</w:t>
      </w:r>
    </w:p>
    <w:p w14:paraId="1C1AF811" w14:textId="77777777" w:rsidR="00C54C53" w:rsidRPr="00C54C53" w:rsidRDefault="00C54C53" w:rsidP="00C54C53">
      <w:pPr>
        <w:pStyle w:val="Bibliography"/>
        <w:rPr>
          <w:rFonts w:ascii="Cambria" w:hAnsi="Cambria"/>
        </w:rPr>
      </w:pPr>
      <w:r w:rsidRPr="00C54C53">
        <w:rPr>
          <w:rFonts w:ascii="Cambria" w:hAnsi="Cambria"/>
        </w:rPr>
        <w:t xml:space="preserve">5. </w:t>
      </w:r>
      <w:r w:rsidRPr="00C54C53">
        <w:rPr>
          <w:rFonts w:ascii="Cambria" w:hAnsi="Cambria"/>
        </w:rPr>
        <w:tab/>
        <w:t>Xiong X, Smith JL, Kim C, Huang E, Chen MS. 1996. Kinetic analysis of the interaction of cidofovir diphosphate with human cytomegalovirus DNA polymerase. Biochemical Pharmacology 51:1563–1567.</w:t>
      </w:r>
    </w:p>
    <w:p w14:paraId="51AB6B82" w14:textId="77777777" w:rsidR="00C54C53" w:rsidRPr="00C54C53" w:rsidRDefault="00C54C53" w:rsidP="00C54C53">
      <w:pPr>
        <w:pStyle w:val="Bibliography"/>
        <w:rPr>
          <w:rFonts w:ascii="Cambria" w:hAnsi="Cambria"/>
        </w:rPr>
      </w:pPr>
      <w:r w:rsidRPr="00C54C53">
        <w:rPr>
          <w:rFonts w:ascii="Cambria" w:hAnsi="Cambria"/>
        </w:rPr>
        <w:t xml:space="preserve">6. </w:t>
      </w:r>
      <w:r w:rsidRPr="00C54C53">
        <w:rPr>
          <w:rFonts w:ascii="Cambria" w:hAnsi="Cambria"/>
        </w:rPr>
        <w:tab/>
        <w:t>Jacobson MA. 1997. Treatment of Cytomegalovirus Retinitis in Patients with the Acquired Immunodeficiency Syndrome. New England Journal of Medicine 337:105–114.</w:t>
      </w:r>
    </w:p>
    <w:p w14:paraId="38483112" w14:textId="77777777" w:rsidR="00C54C53" w:rsidRPr="00C54C53" w:rsidRDefault="00C54C53" w:rsidP="00C54C53">
      <w:pPr>
        <w:pStyle w:val="Bibliography"/>
        <w:rPr>
          <w:rFonts w:ascii="Cambria" w:hAnsi="Cambria"/>
        </w:rPr>
      </w:pPr>
      <w:r w:rsidRPr="00C54C53">
        <w:rPr>
          <w:rFonts w:ascii="Cambria" w:hAnsi="Cambria"/>
        </w:rPr>
        <w:t xml:space="preserve">7. </w:t>
      </w:r>
      <w:r w:rsidRPr="00C54C53">
        <w:rPr>
          <w:rFonts w:ascii="Cambria" w:hAnsi="Cambria"/>
        </w:rPr>
        <w:tab/>
        <w:t>Lalezari JP. 1997. Intravenous Cidofovir for Peripheral Cytomegalovirus Retinitis in Patients with AIDS: A Randomized, Controlled Trial. Annals of Internal Medicine 126:257.</w:t>
      </w:r>
    </w:p>
    <w:p w14:paraId="448F4705" w14:textId="77777777" w:rsidR="00C54C53" w:rsidRPr="00C54C53" w:rsidRDefault="00C54C53" w:rsidP="00C54C53">
      <w:pPr>
        <w:pStyle w:val="Bibliography"/>
        <w:rPr>
          <w:rFonts w:ascii="Cambria" w:hAnsi="Cambria"/>
        </w:rPr>
      </w:pPr>
      <w:r w:rsidRPr="00C54C53">
        <w:rPr>
          <w:rFonts w:ascii="Cambria" w:hAnsi="Cambria"/>
        </w:rPr>
        <w:t xml:space="preserve">8. </w:t>
      </w:r>
      <w:r w:rsidRPr="00C54C53">
        <w:rPr>
          <w:rFonts w:ascii="Cambria" w:hAnsi="Cambria"/>
        </w:rPr>
        <w:tab/>
        <w:t xml:space="preserve"> 1992. Mortality in Patients with the Acquired Immunodeficiency Syndrome Treated with either Foscarnet or Ganciclovir for Cytomegalovirus Retinitis. N 326:213–220.</w:t>
      </w:r>
    </w:p>
    <w:p w14:paraId="47A46F98" w14:textId="77777777" w:rsidR="00C54C53" w:rsidRPr="00C54C53" w:rsidRDefault="00C54C53" w:rsidP="00C54C53">
      <w:pPr>
        <w:pStyle w:val="Bibliography"/>
        <w:rPr>
          <w:rFonts w:ascii="Cambria" w:hAnsi="Cambria"/>
        </w:rPr>
      </w:pPr>
      <w:r w:rsidRPr="00C54C53">
        <w:rPr>
          <w:rFonts w:ascii="Cambria" w:hAnsi="Cambria"/>
        </w:rPr>
        <w:t xml:space="preserve">9. </w:t>
      </w:r>
      <w:r w:rsidRPr="00C54C53">
        <w:rPr>
          <w:rFonts w:ascii="Cambria" w:hAnsi="Cambria"/>
        </w:rPr>
        <w:tab/>
        <w:t>Cundy KC. 1999. Clinical Pharmacokinetics of the Antiviral Nucleotide Analogues Cidofovir and Adefovir. Clin Pharmacokinet 36:127–143.</w:t>
      </w:r>
    </w:p>
    <w:p w14:paraId="0A59FFD3" w14:textId="77777777" w:rsidR="00C54C53" w:rsidRPr="00C54C53" w:rsidRDefault="00C54C53" w:rsidP="00C54C53">
      <w:pPr>
        <w:pStyle w:val="Bibliography"/>
        <w:rPr>
          <w:rFonts w:ascii="Cambria" w:hAnsi="Cambria"/>
        </w:rPr>
      </w:pPr>
      <w:r w:rsidRPr="00C54C53">
        <w:rPr>
          <w:rFonts w:ascii="Cambria" w:hAnsi="Cambria"/>
        </w:rPr>
        <w:t xml:space="preserve">10. </w:t>
      </w:r>
      <w:r w:rsidRPr="00C54C53">
        <w:rPr>
          <w:rFonts w:ascii="Cambria" w:hAnsi="Cambria"/>
        </w:rPr>
        <w:tab/>
        <w:t>Starrett JE, Tortolani DR, Hitchcock MJM, Martin JC, Mansuri MM. 1992. Synthesis and in vitro evaluation of a phosphonate prodrug: bis(pivaloyloxymethyl) 9-(2-phosphonylmethoxyethyl)adenine. Antiviral Research 19:267–273.</w:t>
      </w:r>
    </w:p>
    <w:p w14:paraId="39B800D1" w14:textId="77777777" w:rsidR="00C54C53" w:rsidRPr="00C54C53" w:rsidRDefault="00C54C53" w:rsidP="00C54C53">
      <w:pPr>
        <w:pStyle w:val="Bibliography"/>
        <w:rPr>
          <w:rFonts w:ascii="Cambria" w:hAnsi="Cambria"/>
        </w:rPr>
      </w:pPr>
      <w:r w:rsidRPr="00C54C53">
        <w:rPr>
          <w:rFonts w:ascii="Cambria" w:hAnsi="Cambria"/>
        </w:rPr>
        <w:t xml:space="preserve">11. </w:t>
      </w:r>
      <w:r w:rsidRPr="00C54C53">
        <w:rPr>
          <w:rFonts w:ascii="Cambria" w:hAnsi="Cambria"/>
        </w:rPr>
        <w:tab/>
        <w:t>Hostetler KY. 2009. Alkoxyalkyl prodrugs of acyclic nucleoside phosphonates enhance oral antiviral activity and reduce toxicity: Current state of the art. Antiviral Research 82:A84–A98.</w:t>
      </w:r>
    </w:p>
    <w:p w14:paraId="6304307C" w14:textId="77777777" w:rsidR="00C54C53" w:rsidRPr="00C54C53" w:rsidRDefault="00C54C53" w:rsidP="00C54C53">
      <w:pPr>
        <w:pStyle w:val="Bibliography"/>
        <w:rPr>
          <w:rFonts w:ascii="Cambria" w:hAnsi="Cambria"/>
        </w:rPr>
      </w:pPr>
      <w:r w:rsidRPr="00C54C53">
        <w:rPr>
          <w:rFonts w:ascii="Cambria" w:hAnsi="Cambria"/>
        </w:rPr>
        <w:t xml:space="preserve">12. </w:t>
      </w:r>
      <w:r w:rsidRPr="00C54C53">
        <w:rPr>
          <w:rFonts w:ascii="Cambria" w:hAnsi="Cambria"/>
        </w:rPr>
        <w:tab/>
        <w:t>Peyrottes S. 2004. SATE Pronucleotide Approaches: An Overview. Mini Reviews in Medicinal Chemistry 4.</w:t>
      </w:r>
    </w:p>
    <w:p w14:paraId="32C4E7BB" w14:textId="77777777" w:rsidR="00C54C53" w:rsidRPr="00C54C53" w:rsidRDefault="00C54C53" w:rsidP="00C54C53">
      <w:pPr>
        <w:pStyle w:val="Bibliography"/>
        <w:rPr>
          <w:rFonts w:ascii="Cambria" w:hAnsi="Cambria"/>
        </w:rPr>
      </w:pPr>
      <w:r w:rsidRPr="00C54C53">
        <w:rPr>
          <w:rFonts w:ascii="Cambria" w:hAnsi="Cambria"/>
        </w:rPr>
        <w:t xml:space="preserve">13. </w:t>
      </w:r>
      <w:r w:rsidRPr="00C54C53">
        <w:rPr>
          <w:rFonts w:ascii="Cambria" w:hAnsi="Cambria"/>
        </w:rPr>
        <w:tab/>
        <w:t>Oliyai R, Shaw JP, Sueoka-Lennen CM, Cundy KC, Arimilli MN, Jones RJ, Lee WA. 1999. Aryl ester prodrugs of cyclic HPMPC. I: Physicochemical characterization and in vitro biological stability. Pharm Res 16:1687–1693.</w:t>
      </w:r>
    </w:p>
    <w:p w14:paraId="46FAACE0" w14:textId="77777777" w:rsidR="00C54C53" w:rsidRPr="00C54C53" w:rsidRDefault="00C54C53" w:rsidP="00C54C53">
      <w:pPr>
        <w:pStyle w:val="Bibliography"/>
        <w:rPr>
          <w:rFonts w:ascii="Cambria" w:hAnsi="Cambria"/>
        </w:rPr>
      </w:pPr>
      <w:r w:rsidRPr="00C54C53">
        <w:rPr>
          <w:rFonts w:ascii="Cambria" w:hAnsi="Cambria"/>
        </w:rPr>
        <w:t xml:space="preserve">14. </w:t>
      </w:r>
      <w:r w:rsidRPr="00C54C53">
        <w:rPr>
          <w:rFonts w:ascii="Cambria" w:hAnsi="Cambria"/>
        </w:rPr>
        <w:tab/>
        <w:t>Jessen HJ, Schulz T, Balzarini J, Meier C. 2008. Bioreversible Protection of Nucleoside Diphosphates. Angewandte Chemie International Edition 47:8719–8722.</w:t>
      </w:r>
    </w:p>
    <w:p w14:paraId="19C6F335" w14:textId="77777777" w:rsidR="00C54C53" w:rsidRPr="00C54C53" w:rsidRDefault="00C54C53" w:rsidP="00C54C53">
      <w:pPr>
        <w:pStyle w:val="Bibliography"/>
        <w:rPr>
          <w:rFonts w:ascii="Cambria" w:hAnsi="Cambria"/>
        </w:rPr>
      </w:pPr>
      <w:r w:rsidRPr="00C54C53">
        <w:rPr>
          <w:rFonts w:ascii="Cambria" w:hAnsi="Cambria"/>
        </w:rPr>
        <w:t xml:space="preserve">15. </w:t>
      </w:r>
      <w:r w:rsidRPr="00C54C53">
        <w:rPr>
          <w:rFonts w:ascii="Cambria" w:hAnsi="Cambria"/>
        </w:rPr>
        <w:tab/>
        <w:t xml:space="preserve">Meier C, Görbig U, Müller C, Balzarini J. 2005. </w:t>
      </w:r>
      <w:r w:rsidRPr="00C54C53">
        <w:rPr>
          <w:rFonts w:ascii="Cambria" w:hAnsi="Cambria"/>
          <w:i/>
          <w:iCs/>
        </w:rPr>
        <w:t>cyclo</w:t>
      </w:r>
      <w:r w:rsidRPr="00C54C53">
        <w:rPr>
          <w:rFonts w:ascii="Cambria" w:hAnsi="Cambria"/>
        </w:rPr>
        <w:t xml:space="preserve"> Sal-PMEA and </w:t>
      </w:r>
      <w:r w:rsidRPr="00C54C53">
        <w:rPr>
          <w:rFonts w:ascii="Cambria" w:hAnsi="Cambria"/>
          <w:i/>
          <w:iCs/>
        </w:rPr>
        <w:t>c</w:t>
      </w:r>
      <w:r w:rsidRPr="00C54C53">
        <w:rPr>
          <w:rFonts w:ascii="Cambria" w:hAnsi="Cambria"/>
        </w:rPr>
        <w:t xml:space="preserve"> </w:t>
      </w:r>
      <w:r w:rsidRPr="00C54C53">
        <w:rPr>
          <w:rFonts w:ascii="Cambria" w:hAnsi="Cambria"/>
          <w:i/>
          <w:iCs/>
        </w:rPr>
        <w:t>yclo</w:t>
      </w:r>
      <w:r w:rsidRPr="00C54C53">
        <w:rPr>
          <w:rFonts w:ascii="Cambria" w:hAnsi="Cambria"/>
        </w:rPr>
        <w:t xml:space="preserve"> Amb-PMEA: Potentially New Phosphonate Prodrugs Based on the </w:t>
      </w:r>
      <w:r w:rsidRPr="00C54C53">
        <w:rPr>
          <w:rFonts w:ascii="Cambria" w:hAnsi="Cambria"/>
          <w:i/>
          <w:iCs/>
        </w:rPr>
        <w:t>cyclo</w:t>
      </w:r>
      <w:r w:rsidRPr="00C54C53">
        <w:rPr>
          <w:rFonts w:ascii="Cambria" w:hAnsi="Cambria"/>
        </w:rPr>
        <w:t xml:space="preserve"> Sal-Pronucleotide Approach. Journal of Medicinal Chemistry 48:8079–8086.</w:t>
      </w:r>
    </w:p>
    <w:p w14:paraId="006CE5F7" w14:textId="77777777" w:rsidR="00C54C53" w:rsidRPr="00C54C53" w:rsidRDefault="00C54C53" w:rsidP="00C54C53">
      <w:pPr>
        <w:pStyle w:val="Bibliography"/>
        <w:rPr>
          <w:rFonts w:ascii="Cambria" w:hAnsi="Cambria"/>
        </w:rPr>
      </w:pPr>
      <w:r w:rsidRPr="00C54C53">
        <w:rPr>
          <w:rFonts w:ascii="Cambria" w:hAnsi="Cambria"/>
        </w:rPr>
        <w:t xml:space="preserve">16. </w:t>
      </w:r>
      <w:r w:rsidRPr="00C54C53">
        <w:rPr>
          <w:rFonts w:ascii="Cambria" w:hAnsi="Cambria"/>
        </w:rPr>
        <w:tab/>
        <w:t>Mehellou Y, Balzarini J, McGuigan C. 2009. Aryloxy Phosphoramidate Triesters: a Technology for Delivering Monophosphorylated Nucleosides and Sugars into Cells. ChemMedChem 4:1779–1791.</w:t>
      </w:r>
    </w:p>
    <w:p w14:paraId="6CBEE090" w14:textId="77777777" w:rsidR="00C54C53" w:rsidRPr="00C54C53" w:rsidRDefault="00C54C53" w:rsidP="00C54C53">
      <w:pPr>
        <w:pStyle w:val="Bibliography"/>
        <w:rPr>
          <w:rFonts w:ascii="Cambria" w:hAnsi="Cambria"/>
        </w:rPr>
      </w:pPr>
      <w:r w:rsidRPr="00C54C53">
        <w:rPr>
          <w:rFonts w:ascii="Cambria" w:hAnsi="Cambria"/>
        </w:rPr>
        <w:t xml:space="preserve">17. </w:t>
      </w:r>
      <w:r w:rsidRPr="00C54C53">
        <w:rPr>
          <w:rFonts w:ascii="Cambria" w:hAnsi="Cambria"/>
        </w:rPr>
        <w:tab/>
        <w:t>Cahard D. 2004. Aryloxy Phosphoramidate Triesters as Pro-Tides. Mini Reviews in Medicinal Chemistry 4.</w:t>
      </w:r>
    </w:p>
    <w:p w14:paraId="71B9D81E" w14:textId="77777777" w:rsidR="00C54C53" w:rsidRPr="00C54C53" w:rsidRDefault="00C54C53" w:rsidP="00C54C53">
      <w:pPr>
        <w:pStyle w:val="Bibliography"/>
        <w:rPr>
          <w:rFonts w:ascii="Cambria" w:hAnsi="Cambria"/>
        </w:rPr>
      </w:pPr>
      <w:r w:rsidRPr="00C54C53">
        <w:rPr>
          <w:rFonts w:ascii="Cambria" w:hAnsi="Cambria"/>
        </w:rPr>
        <w:t xml:space="preserve">18. </w:t>
      </w:r>
      <w:r w:rsidRPr="00C54C53">
        <w:rPr>
          <w:rFonts w:ascii="Cambria" w:hAnsi="Cambria"/>
        </w:rPr>
        <w:tab/>
        <w:t>Toth K, Spencer JF, Dhar D, Sagartz JE, Buller RML, Painter GR, Wold WSM. 2008. Hexadecyloxypropyl-cidofovir, CMX001, prevents adenovirus-induced mortality in a permissive, immunosuppressed animal model. Proceedings of the National Academy of Sciences 105:7293–7297.</w:t>
      </w:r>
    </w:p>
    <w:p w14:paraId="01A4DA2F" w14:textId="77777777" w:rsidR="00C54C53" w:rsidRPr="00C54C53" w:rsidRDefault="00C54C53" w:rsidP="00C54C53">
      <w:pPr>
        <w:pStyle w:val="Bibliography"/>
        <w:rPr>
          <w:rFonts w:ascii="Cambria" w:hAnsi="Cambria"/>
        </w:rPr>
      </w:pPr>
      <w:r w:rsidRPr="00C54C53">
        <w:rPr>
          <w:rFonts w:ascii="Cambria" w:hAnsi="Cambria"/>
        </w:rPr>
        <w:t xml:space="preserve">19. </w:t>
      </w:r>
      <w:r w:rsidRPr="00C54C53">
        <w:rPr>
          <w:rFonts w:ascii="Cambria" w:hAnsi="Cambria"/>
        </w:rPr>
        <w:tab/>
        <w:t>Quenelle DC, Lampert B, Collins DJ, Rice TL, Painter GR, Kern ER. 2010. Efficacy of CMX001 Against Herpes Simplex Virus Infections in Mice and Correlations with Drug Distribution Studies. J Infect Dis 202:1492–1499.</w:t>
      </w:r>
    </w:p>
    <w:p w14:paraId="2C52E41D" w14:textId="77777777" w:rsidR="00C54C53" w:rsidRPr="00C54C53" w:rsidRDefault="00C54C53" w:rsidP="00C54C53">
      <w:pPr>
        <w:pStyle w:val="Bibliography"/>
        <w:rPr>
          <w:rFonts w:ascii="Cambria" w:hAnsi="Cambria"/>
        </w:rPr>
      </w:pPr>
      <w:r w:rsidRPr="00C54C53">
        <w:rPr>
          <w:rFonts w:ascii="Cambria" w:hAnsi="Cambria"/>
        </w:rPr>
        <w:t xml:space="preserve">20. </w:t>
      </w:r>
      <w:r w:rsidRPr="00C54C53">
        <w:rPr>
          <w:rFonts w:ascii="Cambria" w:hAnsi="Cambria"/>
        </w:rPr>
        <w:tab/>
        <w:t>El-Haddad D, El Chaer F, Vanichanan J, Shah DP, Ariza-Heredia EJ, Mulanovich VE, Gulbis AM, Shpall EJ, Chemaly RF. 2016. Brincidofovir (CMX-001) for refractory and resistant CMV and HSV infections in immunocompromised cancer patients: A single-center experience. Antiviral Res 134:58–62.</w:t>
      </w:r>
    </w:p>
    <w:p w14:paraId="0305F85E" w14:textId="77777777" w:rsidR="00C54C53" w:rsidRPr="00C54C53" w:rsidRDefault="00C54C53" w:rsidP="00C54C53">
      <w:pPr>
        <w:pStyle w:val="Bibliography"/>
        <w:rPr>
          <w:rFonts w:ascii="Cambria" w:hAnsi="Cambria"/>
        </w:rPr>
      </w:pPr>
      <w:r w:rsidRPr="00C54C53">
        <w:rPr>
          <w:rFonts w:ascii="Cambria" w:hAnsi="Cambria"/>
        </w:rPr>
        <w:t xml:space="preserve">21. </w:t>
      </w:r>
      <w:r w:rsidRPr="00C54C53">
        <w:rPr>
          <w:rFonts w:ascii="Cambria" w:hAnsi="Cambria"/>
        </w:rPr>
        <w:tab/>
        <w:t>Florescu DF, Pergam SA, Neely MN, Qiu F, Johnston C, Way S, Sande J, Lewinsohn DA, Guzman-Cottrill JA, Graham ML, Papanicolaou G, Kurtzberg J, Rigdon J, Painter W, Mommeja-Marin H, Lanier R, Anderson M, van der Horst C. 2012. Safety and efficacy of CMX001 as salvage therapy for severe adenovirus infections in immunocompromised patients. Biol Blood Marrow Transplant 18:731–738.</w:t>
      </w:r>
    </w:p>
    <w:p w14:paraId="1715E63C" w14:textId="77777777" w:rsidR="00C54C53" w:rsidRPr="00C54C53" w:rsidRDefault="00C54C53" w:rsidP="00C54C53">
      <w:pPr>
        <w:pStyle w:val="Bibliography"/>
        <w:rPr>
          <w:rFonts w:ascii="Cambria" w:hAnsi="Cambria"/>
        </w:rPr>
      </w:pPr>
      <w:r w:rsidRPr="00C54C53">
        <w:rPr>
          <w:rFonts w:ascii="Cambria" w:hAnsi="Cambria"/>
        </w:rPr>
        <w:t xml:space="preserve">22. </w:t>
      </w:r>
      <w:r w:rsidRPr="00C54C53">
        <w:rPr>
          <w:rFonts w:ascii="Cambria" w:hAnsi="Cambria"/>
        </w:rPr>
        <w:tab/>
        <w:t>Florescu DF, Keck MA. 2014. Development of CMX001 (Brincidofovir) for the treatment of serious diseases or conditions caused by dsDNA viruses. Expert Rev Anti Infect Ther 12:1171–1178.</w:t>
      </w:r>
    </w:p>
    <w:p w14:paraId="3E2E50D9" w14:textId="77777777" w:rsidR="00C54C53" w:rsidRPr="00C54C53" w:rsidRDefault="00C54C53" w:rsidP="00C54C53">
      <w:pPr>
        <w:pStyle w:val="Bibliography"/>
        <w:rPr>
          <w:rFonts w:ascii="Cambria" w:hAnsi="Cambria"/>
        </w:rPr>
      </w:pPr>
      <w:r w:rsidRPr="00C54C53">
        <w:rPr>
          <w:rFonts w:ascii="Cambria" w:hAnsi="Cambria"/>
        </w:rPr>
        <w:t xml:space="preserve">23. </w:t>
      </w:r>
      <w:r w:rsidRPr="00C54C53">
        <w:rPr>
          <w:rFonts w:ascii="Cambria" w:hAnsi="Cambria"/>
        </w:rPr>
        <w:tab/>
        <w:t>Camargo JF, Morris MI, Abbo LM, Simkins J, Saneeymehri S, Alencar MC, Lekakis LJ, Komanduri KV. 2016. The use of brincidofovir for the treatment of mixed dsDNA viral infection. J Clin Virol 83:1–4.</w:t>
      </w:r>
    </w:p>
    <w:p w14:paraId="11E05AC8" w14:textId="77777777" w:rsidR="00C54C53" w:rsidRPr="00C54C53" w:rsidRDefault="00C54C53" w:rsidP="00C54C53">
      <w:pPr>
        <w:pStyle w:val="Bibliography"/>
        <w:rPr>
          <w:rFonts w:ascii="Cambria" w:hAnsi="Cambria"/>
        </w:rPr>
      </w:pPr>
      <w:r w:rsidRPr="00C54C53">
        <w:rPr>
          <w:rFonts w:ascii="Cambria" w:hAnsi="Cambria"/>
        </w:rPr>
        <w:t xml:space="preserve">24. </w:t>
      </w:r>
      <w:r w:rsidRPr="00C54C53">
        <w:rPr>
          <w:rFonts w:ascii="Cambria" w:hAnsi="Cambria"/>
        </w:rPr>
        <w:tab/>
        <w:t>Detweiler CJ, Mueller SB, Sung AD, Saullo JL, Prasad VK, Cardona DM. 2018. Brincidofovir (CMX001) Toxicity Associated With Epithelial Apoptosis and Crypt Drop Out in a Hematopoietic Cell Transplant Patient: Challenges in Distinguishing Drug Toxicity From GVHD. J Pediatr Hematol Oncol 40:5.</w:t>
      </w:r>
    </w:p>
    <w:p w14:paraId="67076074" w14:textId="77777777" w:rsidR="00C54C53" w:rsidRPr="00C54C53" w:rsidRDefault="00C54C53" w:rsidP="00C54C53">
      <w:pPr>
        <w:pStyle w:val="Bibliography"/>
        <w:rPr>
          <w:rFonts w:ascii="Cambria" w:hAnsi="Cambria"/>
        </w:rPr>
      </w:pPr>
      <w:r w:rsidRPr="00C54C53">
        <w:rPr>
          <w:rFonts w:ascii="Cambria" w:hAnsi="Cambria"/>
        </w:rPr>
        <w:t xml:space="preserve">25. </w:t>
      </w:r>
      <w:r w:rsidRPr="00C54C53">
        <w:rPr>
          <w:rFonts w:ascii="Cambria" w:hAnsi="Cambria"/>
        </w:rPr>
        <w:tab/>
        <w:t>Painter W, Robertson A, Trost LC, Godkin S, Lampert B, Painter G. 2012. First Pharmacokinetic and Safety Study in Humans of the Novel Lipid Antiviral Conjugate CMX001, a Broad-Spectrum Oral Drug Active against Double-Stranded DNA Viruses. Antimicrobial Agents and Chemotherapy 56:2726–2734.</w:t>
      </w:r>
    </w:p>
    <w:p w14:paraId="210C2C04" w14:textId="77777777" w:rsidR="00C54C53" w:rsidRPr="00C54C53" w:rsidRDefault="00C54C53" w:rsidP="00C54C53">
      <w:pPr>
        <w:pStyle w:val="Bibliography"/>
        <w:rPr>
          <w:rFonts w:ascii="Cambria" w:hAnsi="Cambria"/>
        </w:rPr>
      </w:pPr>
      <w:r w:rsidRPr="00C54C53">
        <w:rPr>
          <w:rFonts w:ascii="Cambria" w:hAnsi="Cambria"/>
        </w:rPr>
        <w:t xml:space="preserve">26. </w:t>
      </w:r>
      <w:r w:rsidRPr="00C54C53">
        <w:rPr>
          <w:rFonts w:ascii="Cambria" w:hAnsi="Cambria"/>
        </w:rPr>
        <w:tab/>
        <w:t>McKenna CE, Kashemirov BA, Krylov IS, Zakharova VM. January 2017. Method to improve antiviral activity of nucleotide analogue drugs. US9550803B2.</w:t>
      </w:r>
    </w:p>
    <w:p w14:paraId="7120529C" w14:textId="2F20588D" w:rsidR="00C75857" w:rsidRPr="00466943" w:rsidRDefault="00C75857">
      <w:pPr>
        <w:pStyle w:val="Bibliography"/>
        <w:rPr>
          <w:b/>
        </w:rPr>
      </w:pPr>
      <w:r>
        <w:rPr>
          <w:b/>
        </w:rPr>
        <w:fldChar w:fldCharType="end"/>
      </w:r>
    </w:p>
    <w:sectPr w:rsidR="00C75857" w:rsidRPr="00466943" w:rsidSect="009676A0">
      <w:pgSz w:w="12240" w:h="15840" w:code="1"/>
      <w:pgMar w:top="720" w:right="720" w:bottom="720" w:left="72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Elke Lipka" w:date="2018-06-17T14:44:00Z" w:initials="EL">
    <w:p w14:paraId="29CD96A4" w14:textId="547F4F4E" w:rsidR="00EB5305" w:rsidRDefault="00EB5305">
      <w:pPr>
        <w:pStyle w:val="CommentText"/>
      </w:pPr>
      <w:r>
        <w:rPr>
          <w:rStyle w:val="CommentReference"/>
        </w:rPr>
        <w:annotationRef/>
      </w:r>
      <w:r>
        <w:t>Needs a little more work.</w:t>
      </w:r>
    </w:p>
  </w:comment>
  <w:comment w:id="489" w:author="Matt Doherty" w:date="2018-06-13T13:43:00Z" w:initials="MD">
    <w:p w14:paraId="3375B446" w14:textId="77777777" w:rsidR="00EB5305" w:rsidRPr="008C2613" w:rsidRDefault="00EB5305" w:rsidP="008C2613">
      <w:pPr>
        <w:pStyle w:val="FirstParagraph"/>
      </w:pPr>
      <w:r>
        <w:rPr>
          <w:rStyle w:val="CommentReference"/>
        </w:rPr>
        <w:annotationRef/>
      </w:r>
      <w:r w:rsidRPr="008C2613">
        <w:t xml:space="preserve">I need to flesh this out with more references to CMX-001 to show were our prodrug is superior </w:t>
      </w:r>
    </w:p>
    <w:p w14:paraId="4591A923" w14:textId="77777777" w:rsidR="00EB5305" w:rsidRDefault="00EB5305">
      <w:pPr>
        <w:pStyle w:val="CommentText"/>
      </w:pPr>
    </w:p>
  </w:comment>
  <w:comment w:id="490" w:author="Elke Lipka" w:date="2018-06-17T19:50:00Z" w:initials="EL">
    <w:p w14:paraId="4DAC3F7F" w14:textId="1716CBEB" w:rsidR="00EB5305" w:rsidRDefault="00EB5305">
      <w:pPr>
        <w:pStyle w:val="CommentText"/>
      </w:pPr>
      <w:r>
        <w:rPr>
          <w:rStyle w:val="CommentReference"/>
        </w:rPr>
        <w:annotationRef/>
      </w:r>
      <w:r>
        <w:t>Sounds good, yes, this is going to be the hardest and most important part of the paper.</w:t>
      </w:r>
    </w:p>
  </w:comment>
  <w:comment w:id="646" w:author="Elke Lipka" w:date="2018-05-30T09:12:00Z" w:initials="EL">
    <w:p w14:paraId="2921AE7E" w14:textId="77777777" w:rsidR="00EB5305" w:rsidRDefault="00EB5305">
      <w:pPr>
        <w:pStyle w:val="CommentText"/>
      </w:pPr>
      <w:r>
        <w:rPr>
          <w:rStyle w:val="CommentReference"/>
        </w:rPr>
        <w:annotationRef/>
      </w:r>
      <w:r>
        <w:t>Difficult to review. Please make real tables.</w:t>
      </w:r>
    </w:p>
  </w:comment>
  <w:comment w:id="647" w:author="Elke Lipka" w:date="2018-06-17T19:53:00Z" w:initials="EL">
    <w:p w14:paraId="2EB4CB36" w14:textId="765B67AC" w:rsidR="00EB5305" w:rsidRDefault="00EB5305">
      <w:pPr>
        <w:pStyle w:val="CommentText"/>
      </w:pPr>
      <w:r>
        <w:rPr>
          <w:rStyle w:val="CommentReference"/>
        </w:rPr>
        <w:annotationRef/>
      </w:r>
      <w:r>
        <w:t>Let’s discuss this further and compare to the Prichard paper. I am still thinking focusing on CMV and the correlation between potency and conversion will make this sufficiently different from Prichard’s paper.</w:t>
      </w:r>
    </w:p>
  </w:comment>
  <w:comment w:id="809" w:author="Matt Doherty" w:date="2019-01-14T17:10:00Z" w:initials="MD">
    <w:p w14:paraId="03EF7C7A" w14:textId="15870507" w:rsidR="00EB5305" w:rsidRPr="002912ED" w:rsidRDefault="00EB5305">
      <w:pPr>
        <w:pStyle w:val="CommentText"/>
        <w:rPr>
          <w:i/>
        </w:rPr>
      </w:pPr>
      <w:r>
        <w:rPr>
          <w:rStyle w:val="CommentReference"/>
        </w:rPr>
        <w:annotationRef/>
      </w:r>
      <w:r>
        <w:rPr>
          <w:noProof/>
        </w:rPr>
        <w:t>no SD for this value in the spread sheet (Tabulated EC50 CC50 data). May be why it was not included in previous versions, but seems important to include if the in vivo Ad6 data gets included. Ad5 also included in table 2.</w:t>
      </w:r>
    </w:p>
  </w:comment>
  <w:comment w:id="946" w:author="Matt Doherty" w:date="2019-01-14T17:28:00Z" w:initials="MD">
    <w:p w14:paraId="26AFAC70" w14:textId="3FD9DD67" w:rsidR="00EB5305" w:rsidRDefault="00EB5305">
      <w:pPr>
        <w:pStyle w:val="CommentText"/>
      </w:pPr>
      <w:r>
        <w:rPr>
          <w:rStyle w:val="CommentReference"/>
        </w:rPr>
        <w:annotationRef/>
      </w:r>
      <w:r>
        <w:rPr>
          <w:noProof/>
        </w:rPr>
        <w:t>No mean bars for liver titers for CDV and 505 10mpk, but can't find raw titers for each animal. only means available in 201-072 data. added line segments manually.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CD96A4" w15:done="0"/>
  <w15:commentEx w15:paraId="4591A923" w15:done="0"/>
  <w15:commentEx w15:paraId="4DAC3F7F" w15:paraIdParent="4591A923" w15:done="0"/>
  <w15:commentEx w15:paraId="2921AE7E" w15:done="1"/>
  <w15:commentEx w15:paraId="2EB4CB36" w15:paraIdParent="2921AE7E" w15:done="0"/>
  <w15:commentEx w15:paraId="03EF7C7A" w15:done="0"/>
  <w15:commentEx w15:paraId="26AFAC7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ACE29" w14:textId="77777777" w:rsidR="00EB5305" w:rsidRDefault="00EB5305">
      <w:pPr>
        <w:spacing w:after="0"/>
      </w:pPr>
      <w:r>
        <w:separator/>
      </w:r>
    </w:p>
  </w:endnote>
  <w:endnote w:type="continuationSeparator" w:id="0">
    <w:p w14:paraId="729B7A26" w14:textId="77777777" w:rsidR="00EB5305" w:rsidRDefault="00EB5305">
      <w:pPr>
        <w:spacing w:after="0"/>
      </w:pPr>
      <w:r>
        <w:continuationSeparator/>
      </w:r>
    </w:p>
  </w:endnote>
  <w:endnote w:type="continuationNotice" w:id="1">
    <w:p w14:paraId="4586EC65" w14:textId="77777777" w:rsidR="00EB5305" w:rsidRDefault="00EB530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3B845" w14:textId="77777777" w:rsidR="00EB5305" w:rsidRDefault="00EB5305">
      <w:r>
        <w:separator/>
      </w:r>
    </w:p>
  </w:footnote>
  <w:footnote w:type="continuationSeparator" w:id="0">
    <w:p w14:paraId="2B2C78BA" w14:textId="77777777" w:rsidR="00EB5305" w:rsidRDefault="00EB5305">
      <w:r>
        <w:continuationSeparator/>
      </w:r>
    </w:p>
  </w:footnote>
  <w:footnote w:type="continuationNotice" w:id="1">
    <w:p w14:paraId="54F8A0CB" w14:textId="77777777" w:rsidR="00EB5305" w:rsidRDefault="00EB530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D78800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CBDEBFB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7A67F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93C7E2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870C03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064EE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1164A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0C0FDD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B40745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DAC633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64E4C4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CF2C61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4122E9ED"/>
    <w:multiLevelType w:val="multilevel"/>
    <w:tmpl w:val="240A1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 Doherty">
    <w15:presenceInfo w15:providerId="AD" w15:userId="S-1-5-21-220523388-1659004503-682003330-5120"/>
  </w15:person>
  <w15:person w15:author="Elke Lipka">
    <w15:presenceInfo w15:providerId="AD" w15:userId="S-1-5-21-220523388-1659004503-682003330-1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03FC"/>
    <w:rsid w:val="0002098D"/>
    <w:rsid w:val="000248A3"/>
    <w:rsid w:val="0003249D"/>
    <w:rsid w:val="00042E16"/>
    <w:rsid w:val="00047AB7"/>
    <w:rsid w:val="00072883"/>
    <w:rsid w:val="00080E52"/>
    <w:rsid w:val="00095632"/>
    <w:rsid w:val="000A1B62"/>
    <w:rsid w:val="000A7EB0"/>
    <w:rsid w:val="000B6388"/>
    <w:rsid w:val="000C3E3D"/>
    <w:rsid w:val="000D0C46"/>
    <w:rsid w:val="000D5238"/>
    <w:rsid w:val="000E0689"/>
    <w:rsid w:val="000F772F"/>
    <w:rsid w:val="00147DFF"/>
    <w:rsid w:val="00174BAA"/>
    <w:rsid w:val="00195F9D"/>
    <w:rsid w:val="001A771B"/>
    <w:rsid w:val="001A7FBE"/>
    <w:rsid w:val="001B0555"/>
    <w:rsid w:val="001C43D0"/>
    <w:rsid w:val="00206607"/>
    <w:rsid w:val="00222498"/>
    <w:rsid w:val="0022377F"/>
    <w:rsid w:val="00234643"/>
    <w:rsid w:val="00254847"/>
    <w:rsid w:val="002554EE"/>
    <w:rsid w:val="0026500B"/>
    <w:rsid w:val="002912ED"/>
    <w:rsid w:val="002A4BA1"/>
    <w:rsid w:val="002C0BB1"/>
    <w:rsid w:val="002C3076"/>
    <w:rsid w:val="002D2F3C"/>
    <w:rsid w:val="002E039F"/>
    <w:rsid w:val="002E06DF"/>
    <w:rsid w:val="002F740A"/>
    <w:rsid w:val="003272E1"/>
    <w:rsid w:val="0039516B"/>
    <w:rsid w:val="003A0BC6"/>
    <w:rsid w:val="003B13D5"/>
    <w:rsid w:val="003B22ED"/>
    <w:rsid w:val="003E5008"/>
    <w:rsid w:val="003E5059"/>
    <w:rsid w:val="003F17A6"/>
    <w:rsid w:val="00407865"/>
    <w:rsid w:val="00412ACF"/>
    <w:rsid w:val="004310D1"/>
    <w:rsid w:val="004517C2"/>
    <w:rsid w:val="004566C2"/>
    <w:rsid w:val="0046047C"/>
    <w:rsid w:val="00461B4B"/>
    <w:rsid w:val="00466943"/>
    <w:rsid w:val="00493562"/>
    <w:rsid w:val="004E29B3"/>
    <w:rsid w:val="0050494D"/>
    <w:rsid w:val="00521038"/>
    <w:rsid w:val="00530F46"/>
    <w:rsid w:val="00552F83"/>
    <w:rsid w:val="005530E7"/>
    <w:rsid w:val="00562522"/>
    <w:rsid w:val="0057051F"/>
    <w:rsid w:val="00577A02"/>
    <w:rsid w:val="005877D9"/>
    <w:rsid w:val="00590D07"/>
    <w:rsid w:val="005929C2"/>
    <w:rsid w:val="005A647D"/>
    <w:rsid w:val="005C44D8"/>
    <w:rsid w:val="005D4A5E"/>
    <w:rsid w:val="005E119F"/>
    <w:rsid w:val="005E3FFE"/>
    <w:rsid w:val="005F3B60"/>
    <w:rsid w:val="00600D83"/>
    <w:rsid w:val="00605582"/>
    <w:rsid w:val="00607867"/>
    <w:rsid w:val="006167DF"/>
    <w:rsid w:val="00644940"/>
    <w:rsid w:val="00683FA2"/>
    <w:rsid w:val="00685843"/>
    <w:rsid w:val="00694F3A"/>
    <w:rsid w:val="006B78F9"/>
    <w:rsid w:val="006D631B"/>
    <w:rsid w:val="006D6593"/>
    <w:rsid w:val="006E49F0"/>
    <w:rsid w:val="006F2AE0"/>
    <w:rsid w:val="00702E15"/>
    <w:rsid w:val="00710683"/>
    <w:rsid w:val="0071746D"/>
    <w:rsid w:val="00717A33"/>
    <w:rsid w:val="007242ED"/>
    <w:rsid w:val="00735556"/>
    <w:rsid w:val="00740BBB"/>
    <w:rsid w:val="00743078"/>
    <w:rsid w:val="007712D3"/>
    <w:rsid w:val="0077639B"/>
    <w:rsid w:val="00784D58"/>
    <w:rsid w:val="00797B56"/>
    <w:rsid w:val="007B29F3"/>
    <w:rsid w:val="007C1C76"/>
    <w:rsid w:val="007C6F21"/>
    <w:rsid w:val="007E1297"/>
    <w:rsid w:val="007F4C2A"/>
    <w:rsid w:val="008024DB"/>
    <w:rsid w:val="00805083"/>
    <w:rsid w:val="00811093"/>
    <w:rsid w:val="0082233F"/>
    <w:rsid w:val="00830815"/>
    <w:rsid w:val="0085313B"/>
    <w:rsid w:val="008677F3"/>
    <w:rsid w:val="00880A14"/>
    <w:rsid w:val="008979FD"/>
    <w:rsid w:val="008B1810"/>
    <w:rsid w:val="008C2613"/>
    <w:rsid w:val="008C6D8B"/>
    <w:rsid w:val="008D1CC3"/>
    <w:rsid w:val="008D392D"/>
    <w:rsid w:val="008D6863"/>
    <w:rsid w:val="008E0A54"/>
    <w:rsid w:val="00903E94"/>
    <w:rsid w:val="009134F5"/>
    <w:rsid w:val="00916856"/>
    <w:rsid w:val="009211C3"/>
    <w:rsid w:val="00926DFA"/>
    <w:rsid w:val="00931BBD"/>
    <w:rsid w:val="009648B9"/>
    <w:rsid w:val="009676A0"/>
    <w:rsid w:val="009708FF"/>
    <w:rsid w:val="0097677A"/>
    <w:rsid w:val="00977172"/>
    <w:rsid w:val="009B249F"/>
    <w:rsid w:val="009C380F"/>
    <w:rsid w:val="009F1A49"/>
    <w:rsid w:val="009F1B77"/>
    <w:rsid w:val="009F3CA1"/>
    <w:rsid w:val="00A01121"/>
    <w:rsid w:val="00A16E50"/>
    <w:rsid w:val="00A43B2D"/>
    <w:rsid w:val="00A62942"/>
    <w:rsid w:val="00A669A9"/>
    <w:rsid w:val="00A67896"/>
    <w:rsid w:val="00AB6A5A"/>
    <w:rsid w:val="00AC62C8"/>
    <w:rsid w:val="00AD3076"/>
    <w:rsid w:val="00AD3B90"/>
    <w:rsid w:val="00AD7E6A"/>
    <w:rsid w:val="00AE11DB"/>
    <w:rsid w:val="00B16E5D"/>
    <w:rsid w:val="00B2567A"/>
    <w:rsid w:val="00B30FAE"/>
    <w:rsid w:val="00B661BA"/>
    <w:rsid w:val="00B661CB"/>
    <w:rsid w:val="00B66C35"/>
    <w:rsid w:val="00B74508"/>
    <w:rsid w:val="00B85056"/>
    <w:rsid w:val="00B86B75"/>
    <w:rsid w:val="00BA0048"/>
    <w:rsid w:val="00BA2BF5"/>
    <w:rsid w:val="00BB2486"/>
    <w:rsid w:val="00BC48D5"/>
    <w:rsid w:val="00BE07FD"/>
    <w:rsid w:val="00BE5EB7"/>
    <w:rsid w:val="00C161B4"/>
    <w:rsid w:val="00C33F6F"/>
    <w:rsid w:val="00C36279"/>
    <w:rsid w:val="00C47328"/>
    <w:rsid w:val="00C54C53"/>
    <w:rsid w:val="00C75857"/>
    <w:rsid w:val="00C94F82"/>
    <w:rsid w:val="00CB2C8C"/>
    <w:rsid w:val="00CC2471"/>
    <w:rsid w:val="00CE1987"/>
    <w:rsid w:val="00CE3BB0"/>
    <w:rsid w:val="00CF074B"/>
    <w:rsid w:val="00D14669"/>
    <w:rsid w:val="00D36745"/>
    <w:rsid w:val="00D42F30"/>
    <w:rsid w:val="00D46C32"/>
    <w:rsid w:val="00D66486"/>
    <w:rsid w:val="00D745B7"/>
    <w:rsid w:val="00D85BEF"/>
    <w:rsid w:val="00D95AED"/>
    <w:rsid w:val="00DA7425"/>
    <w:rsid w:val="00DC065E"/>
    <w:rsid w:val="00DC3732"/>
    <w:rsid w:val="00DC40AD"/>
    <w:rsid w:val="00DC46BF"/>
    <w:rsid w:val="00DD12F5"/>
    <w:rsid w:val="00DE228F"/>
    <w:rsid w:val="00DF00F3"/>
    <w:rsid w:val="00DF784D"/>
    <w:rsid w:val="00E00B69"/>
    <w:rsid w:val="00E17D8F"/>
    <w:rsid w:val="00E24BD9"/>
    <w:rsid w:val="00E315A3"/>
    <w:rsid w:val="00E4090F"/>
    <w:rsid w:val="00E42BF7"/>
    <w:rsid w:val="00E60794"/>
    <w:rsid w:val="00E95659"/>
    <w:rsid w:val="00EA3E10"/>
    <w:rsid w:val="00EB5305"/>
    <w:rsid w:val="00ED6D6D"/>
    <w:rsid w:val="00EF6A21"/>
    <w:rsid w:val="00F15ECF"/>
    <w:rsid w:val="00F32EE3"/>
    <w:rsid w:val="00F44AE8"/>
    <w:rsid w:val="00F764B1"/>
    <w:rsid w:val="00FD751F"/>
    <w:rsid w:val="00FD76D7"/>
    <w:rsid w:val="00FE2B85"/>
    <w:rsid w:val="00FE6D3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D1A9F7A"/>
  <w15:docId w15:val="{4C176CAA-0E31-45B2-A480-E9B08B25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A10"/>
  </w:style>
  <w:style w:type="paragraph" w:styleId="Heading1">
    <w:name w:val="heading 1"/>
    <w:basedOn w:val="FirstParagraph"/>
    <w:next w:val="BodyText"/>
    <w:uiPriority w:val="9"/>
    <w:qFormat/>
    <w:rsid w:val="00BA7C7D"/>
    <w:pPr>
      <w:outlineLvl w:val="0"/>
    </w:pPr>
  </w:style>
  <w:style w:type="paragraph" w:styleId="Heading2">
    <w:name w:val="heading 2"/>
    <w:basedOn w:val="Normal"/>
    <w:next w:val="BodyText"/>
    <w:autoRedefine/>
    <w:uiPriority w:val="9"/>
    <w:unhideWhenUsed/>
    <w:qFormat/>
    <w:rsid w:val="00206607"/>
    <w:pPr>
      <w:keepNext/>
      <w:keepLines/>
      <w:spacing w:before="200" w:after="0" w:line="480" w:lineRule="auto"/>
      <w:outlineLvl w:val="1"/>
    </w:pPr>
    <w:rPr>
      <w:rFonts w:ascii="Arial" w:eastAsia="Times New Roman" w:hAnsi="Arial" w:cs="Times New Roman"/>
      <w:b/>
      <w:bCs/>
      <w:iCs/>
      <w:szCs w:val="20"/>
    </w:rPr>
  </w:style>
  <w:style w:type="paragraph" w:styleId="Heading3">
    <w:name w:val="heading 3"/>
    <w:basedOn w:val="Normal"/>
    <w:next w:val="BodyText"/>
    <w:uiPriority w:val="9"/>
    <w:unhideWhenUsed/>
    <w:qFormat/>
    <w:rsid w:val="003A2285"/>
    <w:pPr>
      <w:keepNext/>
      <w:keepLines/>
      <w:spacing w:before="200" w:after="0" w:line="480" w:lineRule="auto"/>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A2285"/>
    <w:pPr>
      <w:spacing w:before="180" w:after="180" w:line="480" w:lineRule="auto"/>
    </w:pPr>
    <w:rPr>
      <w:rFonts w:ascii="Arial" w:hAnsi="Arial"/>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A2285"/>
    <w:pPr>
      <w:keepNext/>
      <w:keepLines/>
      <w:spacing w:before="480" w:after="240" w:line="480" w:lineRule="auto"/>
      <w:jc w:val="center"/>
    </w:pPr>
    <w:rPr>
      <w:rFonts w:ascii="Arial" w:eastAsiaTheme="majorEastAsia" w:hAnsi="Arial" w:cs="Arial"/>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tabs>
        <w:tab w:val="left" w:pos="504"/>
      </w:tabs>
      <w:spacing w:after="240" w:line="480" w:lineRule="auto"/>
      <w:ind w:left="504" w:hanging="504"/>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unhideWhenUsed/>
    <w:rsid w:val="00BA7C7D"/>
  </w:style>
  <w:style w:type="character" w:customStyle="1" w:styleId="BodyTextChar">
    <w:name w:val="Body Text Char"/>
    <w:basedOn w:val="DefaultParagraphFont"/>
    <w:link w:val="BodyText"/>
    <w:rsid w:val="003A2285"/>
    <w:rPr>
      <w:rFonts w:ascii="Arial" w:hAnsi="Arial"/>
      <w:sz w:val="22"/>
    </w:rPr>
  </w:style>
  <w:style w:type="paragraph" w:customStyle="1" w:styleId="StyleHeading2LinespacingDouble">
    <w:name w:val="Style Heading 2 + Line spacing:  Double"/>
    <w:basedOn w:val="Heading2"/>
    <w:autoRedefine/>
    <w:qFormat/>
    <w:rsid w:val="003A2285"/>
    <w:rPr>
      <w:i/>
      <w:iCs w:val="0"/>
    </w:rPr>
  </w:style>
  <w:style w:type="character" w:styleId="CommentReference">
    <w:name w:val="annotation reference"/>
    <w:basedOn w:val="DefaultParagraphFont"/>
    <w:semiHidden/>
    <w:unhideWhenUsed/>
    <w:rsid w:val="008C2613"/>
    <w:rPr>
      <w:sz w:val="16"/>
      <w:szCs w:val="16"/>
    </w:rPr>
  </w:style>
  <w:style w:type="paragraph" w:styleId="CommentText">
    <w:name w:val="annotation text"/>
    <w:basedOn w:val="Normal"/>
    <w:link w:val="CommentTextChar"/>
    <w:semiHidden/>
    <w:unhideWhenUsed/>
    <w:rsid w:val="008C2613"/>
    <w:rPr>
      <w:sz w:val="20"/>
      <w:szCs w:val="20"/>
    </w:rPr>
  </w:style>
  <w:style w:type="character" w:customStyle="1" w:styleId="CommentTextChar">
    <w:name w:val="Comment Text Char"/>
    <w:basedOn w:val="DefaultParagraphFont"/>
    <w:link w:val="CommentText"/>
    <w:semiHidden/>
    <w:rsid w:val="008C2613"/>
    <w:rPr>
      <w:sz w:val="20"/>
      <w:szCs w:val="20"/>
    </w:rPr>
  </w:style>
  <w:style w:type="paragraph" w:styleId="CommentSubject">
    <w:name w:val="annotation subject"/>
    <w:basedOn w:val="CommentText"/>
    <w:next w:val="CommentText"/>
    <w:link w:val="CommentSubjectChar"/>
    <w:semiHidden/>
    <w:unhideWhenUsed/>
    <w:rsid w:val="008C2613"/>
    <w:rPr>
      <w:b/>
      <w:bCs/>
    </w:rPr>
  </w:style>
  <w:style w:type="character" w:customStyle="1" w:styleId="CommentSubjectChar">
    <w:name w:val="Comment Subject Char"/>
    <w:basedOn w:val="CommentTextChar"/>
    <w:link w:val="CommentSubject"/>
    <w:semiHidden/>
    <w:rsid w:val="008C2613"/>
    <w:rPr>
      <w:b/>
      <w:bCs/>
      <w:sz w:val="20"/>
      <w:szCs w:val="20"/>
    </w:rPr>
  </w:style>
  <w:style w:type="paragraph" w:styleId="BalloonText">
    <w:name w:val="Balloon Text"/>
    <w:basedOn w:val="Normal"/>
    <w:link w:val="BalloonTextChar"/>
    <w:semiHidden/>
    <w:unhideWhenUsed/>
    <w:rsid w:val="008C261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C2613"/>
    <w:rPr>
      <w:rFonts w:ascii="Segoe UI" w:hAnsi="Segoe UI" w:cs="Segoe UI"/>
      <w:sz w:val="18"/>
      <w:szCs w:val="18"/>
    </w:rPr>
  </w:style>
  <w:style w:type="paragraph" w:styleId="Revision">
    <w:name w:val="Revision"/>
    <w:hidden/>
    <w:semiHidden/>
    <w:rsid w:val="008C2613"/>
    <w:pPr>
      <w:spacing w:after="0"/>
    </w:pPr>
  </w:style>
  <w:style w:type="paragraph" w:styleId="Header">
    <w:name w:val="header"/>
    <w:basedOn w:val="Normal"/>
    <w:link w:val="HeaderChar"/>
    <w:unhideWhenUsed/>
    <w:rsid w:val="005530E7"/>
    <w:pPr>
      <w:tabs>
        <w:tab w:val="center" w:pos="4680"/>
        <w:tab w:val="right" w:pos="9360"/>
      </w:tabs>
      <w:spacing w:after="0"/>
    </w:pPr>
  </w:style>
  <w:style w:type="character" w:customStyle="1" w:styleId="HeaderChar">
    <w:name w:val="Header Char"/>
    <w:basedOn w:val="DefaultParagraphFont"/>
    <w:link w:val="Header"/>
    <w:rsid w:val="005530E7"/>
  </w:style>
  <w:style w:type="paragraph" w:styleId="Footer">
    <w:name w:val="footer"/>
    <w:basedOn w:val="Normal"/>
    <w:link w:val="FooterChar"/>
    <w:unhideWhenUsed/>
    <w:rsid w:val="005530E7"/>
    <w:pPr>
      <w:tabs>
        <w:tab w:val="center" w:pos="4680"/>
        <w:tab w:val="right" w:pos="9360"/>
      </w:tabs>
      <w:spacing w:after="0"/>
    </w:pPr>
  </w:style>
  <w:style w:type="character" w:customStyle="1" w:styleId="FooterChar">
    <w:name w:val="Footer Char"/>
    <w:basedOn w:val="DefaultParagraphFont"/>
    <w:link w:val="Footer"/>
    <w:rsid w:val="005530E7"/>
  </w:style>
  <w:style w:type="table" w:styleId="TableGrid">
    <w:name w:val="Table Grid"/>
    <w:basedOn w:val="TableNormal"/>
    <w:uiPriority w:val="59"/>
    <w:rsid w:val="009708FF"/>
    <w:pPr>
      <w:spacing w:after="0"/>
    </w:pPr>
    <w:rPr>
      <w:rFonts w:ascii="Times New Roman" w:eastAsia="SimSun" w:hAnsi="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708FF"/>
    <w:pPr>
      <w:spacing w:after="0" w:line="276" w:lineRule="auto"/>
      <w:ind w:left="720"/>
      <w:contextualSpacing/>
    </w:pPr>
    <w:rPr>
      <w:rFonts w:ascii="Arial" w:eastAsia="SimSun" w:hAnsi="Arial" w:cs="Arial"/>
      <w:sz w:val="22"/>
      <w:szCs w:val="22"/>
    </w:rPr>
  </w:style>
  <w:style w:type="table" w:styleId="ListTable4">
    <w:name w:val="List Table 4"/>
    <w:basedOn w:val="TableNormal"/>
    <w:uiPriority w:val="49"/>
    <w:rsid w:val="0073555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lipka@tsrlinc.com"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chart" Target="charts/chart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712270341207349"/>
          <c:y val="5.0925925925925923E-2"/>
          <c:w val="0.81716447944007009"/>
          <c:h val="0.74813283756197135"/>
        </c:manualLayout>
      </c:layout>
      <c:barChart>
        <c:barDir val="col"/>
        <c:grouping val="clustered"/>
        <c:varyColors val="0"/>
        <c:ser>
          <c:idx val="0"/>
          <c:order val="0"/>
          <c:tx>
            <c:v>Prodrug</c:v>
          </c:tx>
          <c:spPr>
            <a:solidFill>
              <a:schemeClr val="accent1"/>
            </a:solidFill>
            <a:ln>
              <a:noFill/>
            </a:ln>
            <a:effectLst/>
          </c:spPr>
          <c:invertIfNegative val="0"/>
          <c:errBars>
            <c:errBarType val="both"/>
            <c:errValType val="cust"/>
            <c:noEndCap val="0"/>
            <c:plus>
              <c:numRef>
                <c:f>Sheet3!$F$19:$F$22</c:f>
                <c:numCache>
                  <c:formatCode>General</c:formatCode>
                  <c:ptCount val="4"/>
                  <c:pt idx="0">
                    <c:v>0</c:v>
                  </c:pt>
                  <c:pt idx="1">
                    <c:v>0.28706594810915304</c:v>
                  </c:pt>
                  <c:pt idx="2">
                    <c:v>2.5800237267452779</c:v>
                  </c:pt>
                  <c:pt idx="3">
                    <c:v>9.5023758434272878</c:v>
                  </c:pt>
                </c:numCache>
              </c:numRef>
            </c:plus>
            <c:minus>
              <c:numRef>
                <c:f>Sheet3!$F$19:$F$22</c:f>
                <c:numCache>
                  <c:formatCode>General</c:formatCode>
                  <c:ptCount val="4"/>
                  <c:pt idx="0">
                    <c:v>0</c:v>
                  </c:pt>
                  <c:pt idx="1">
                    <c:v>0.28706594810915304</c:v>
                  </c:pt>
                  <c:pt idx="2">
                    <c:v>2.5800237267452779</c:v>
                  </c:pt>
                  <c:pt idx="3">
                    <c:v>9.5023758434272878</c:v>
                  </c:pt>
                </c:numCache>
              </c:numRef>
            </c:minus>
            <c:spPr>
              <a:noFill/>
              <a:ln w="9525" cap="flat" cmpd="sng" algn="ctr">
                <a:solidFill>
                  <a:schemeClr val="tx1">
                    <a:lumMod val="65000"/>
                    <a:lumOff val="35000"/>
                  </a:schemeClr>
                </a:solidFill>
                <a:round/>
              </a:ln>
              <a:effectLst/>
            </c:spPr>
          </c:errBars>
          <c:cat>
            <c:strRef>
              <c:f>Sheet3!$A$19:$A$22</c:f>
              <c:strCache>
                <c:ptCount val="4"/>
                <c:pt idx="0">
                  <c:v>CDV</c:v>
                </c:pt>
                <c:pt idx="1">
                  <c:v>C12-Tyr-CDV</c:v>
                </c:pt>
                <c:pt idx="2">
                  <c:v>C16-Tyr-CDV</c:v>
                </c:pt>
                <c:pt idx="3">
                  <c:v>CMX-001</c:v>
                </c:pt>
              </c:strCache>
            </c:strRef>
          </c:cat>
          <c:val>
            <c:numRef>
              <c:f>Sheet3!$E$19:$E$22</c:f>
              <c:numCache>
                <c:formatCode>0.00</c:formatCode>
                <c:ptCount val="4"/>
                <c:pt idx="0">
                  <c:v>0</c:v>
                </c:pt>
                <c:pt idx="1">
                  <c:v>7.7946768060836504</c:v>
                </c:pt>
                <c:pt idx="2">
                  <c:v>33.954372623574152</c:v>
                </c:pt>
                <c:pt idx="3">
                  <c:v>68.631178707224336</c:v>
                </c:pt>
              </c:numCache>
            </c:numRef>
          </c:val>
          <c:extLst>
            <c:ext xmlns:c16="http://schemas.microsoft.com/office/drawing/2014/chart" uri="{C3380CC4-5D6E-409C-BE32-E72D297353CC}">
              <c16:uniqueId val="{00000000-5F9B-49A5-9E2A-712B24A168F0}"/>
            </c:ext>
          </c:extLst>
        </c:ser>
        <c:ser>
          <c:idx val="1"/>
          <c:order val="1"/>
          <c:tx>
            <c:v>CDV</c:v>
          </c:tx>
          <c:spPr>
            <a:solidFill>
              <a:schemeClr val="accent3"/>
            </a:solidFill>
            <a:ln>
              <a:noFill/>
            </a:ln>
            <a:effectLst/>
          </c:spPr>
          <c:invertIfNegative val="0"/>
          <c:errBars>
            <c:errBarType val="both"/>
            <c:errValType val="cust"/>
            <c:noEndCap val="0"/>
            <c:plus>
              <c:numRef>
                <c:f>Sheet3!$K$19:$K$22</c:f>
                <c:numCache>
                  <c:formatCode>General</c:formatCode>
                  <c:ptCount val="4"/>
                  <c:pt idx="0">
                    <c:v>0</c:v>
                  </c:pt>
                  <c:pt idx="1">
                    <c:v>0.40059519972824059</c:v>
                  </c:pt>
                  <c:pt idx="2">
                    <c:v>2.2340627670151179</c:v>
                  </c:pt>
                  <c:pt idx="3">
                    <c:v>1.6094702671708649</c:v>
                  </c:pt>
                </c:numCache>
              </c:numRef>
            </c:plus>
            <c:minus>
              <c:numRef>
                <c:f>Sheet3!$K$19:$K$22</c:f>
                <c:numCache>
                  <c:formatCode>General</c:formatCode>
                  <c:ptCount val="4"/>
                  <c:pt idx="0">
                    <c:v>0</c:v>
                  </c:pt>
                  <c:pt idx="1">
                    <c:v>0.40059519972824059</c:v>
                  </c:pt>
                  <c:pt idx="2">
                    <c:v>2.2340627670151179</c:v>
                  </c:pt>
                  <c:pt idx="3">
                    <c:v>1.6094702671708649</c:v>
                  </c:pt>
                </c:numCache>
              </c:numRef>
            </c:minus>
            <c:spPr>
              <a:noFill/>
              <a:ln w="9525" cap="flat" cmpd="sng" algn="ctr">
                <a:solidFill>
                  <a:schemeClr val="tx1">
                    <a:lumMod val="65000"/>
                    <a:lumOff val="35000"/>
                  </a:schemeClr>
                </a:solidFill>
                <a:round/>
              </a:ln>
              <a:effectLst/>
            </c:spPr>
          </c:errBars>
          <c:cat>
            <c:strRef>
              <c:f>Sheet3!$A$19:$A$22</c:f>
              <c:strCache>
                <c:ptCount val="4"/>
                <c:pt idx="0">
                  <c:v>CDV</c:v>
                </c:pt>
                <c:pt idx="1">
                  <c:v>C12-Tyr-CDV</c:v>
                </c:pt>
                <c:pt idx="2">
                  <c:v>C16-Tyr-CDV</c:v>
                </c:pt>
                <c:pt idx="3">
                  <c:v>CMX-001</c:v>
                </c:pt>
              </c:strCache>
            </c:strRef>
          </c:cat>
          <c:val>
            <c:numRef>
              <c:f>Sheet3!$J$19:$J$22</c:f>
              <c:numCache>
                <c:formatCode>0.00</c:formatCode>
                <c:ptCount val="4"/>
                <c:pt idx="0">
                  <c:v>0</c:v>
                </c:pt>
                <c:pt idx="1">
                  <c:v>4.0874524714828899</c:v>
                </c:pt>
                <c:pt idx="2">
                  <c:v>43.384030418250951</c:v>
                </c:pt>
                <c:pt idx="3">
                  <c:v>66.292775665399233</c:v>
                </c:pt>
              </c:numCache>
            </c:numRef>
          </c:val>
          <c:extLst>
            <c:ext xmlns:c16="http://schemas.microsoft.com/office/drawing/2014/chart" uri="{C3380CC4-5D6E-409C-BE32-E72D297353CC}">
              <c16:uniqueId val="{00000001-5F9B-49A5-9E2A-712B24A168F0}"/>
            </c:ext>
          </c:extLst>
        </c:ser>
        <c:ser>
          <c:idx val="2"/>
          <c:order val="2"/>
          <c:tx>
            <c:v>CDV-PP</c:v>
          </c:tx>
          <c:spPr>
            <a:solidFill>
              <a:schemeClr val="accent5"/>
            </a:solidFill>
            <a:ln>
              <a:noFill/>
            </a:ln>
            <a:effectLst/>
          </c:spPr>
          <c:invertIfNegative val="0"/>
          <c:errBars>
            <c:errBarType val="both"/>
            <c:errValType val="cust"/>
            <c:noEndCap val="0"/>
            <c:plus>
              <c:numRef>
                <c:f>Sheet3!$P$19:$P$22</c:f>
                <c:numCache>
                  <c:formatCode>General</c:formatCode>
                  <c:ptCount val="4"/>
                  <c:pt idx="0">
                    <c:v>0</c:v>
                  </c:pt>
                  <c:pt idx="1">
                    <c:v>9.8786167732065389E-2</c:v>
                  </c:pt>
                  <c:pt idx="2">
                    <c:v>2.5800237267452779</c:v>
                  </c:pt>
                  <c:pt idx="3">
                    <c:v>1.3751438266178819</c:v>
                  </c:pt>
                </c:numCache>
              </c:numRef>
            </c:plus>
            <c:minus>
              <c:numRef>
                <c:f>Sheet3!$P$19:$P$22</c:f>
                <c:numCache>
                  <c:formatCode>General</c:formatCode>
                  <c:ptCount val="4"/>
                  <c:pt idx="0">
                    <c:v>0</c:v>
                  </c:pt>
                  <c:pt idx="1">
                    <c:v>9.8786167732065389E-2</c:v>
                  </c:pt>
                  <c:pt idx="2">
                    <c:v>2.5800237267452779</c:v>
                  </c:pt>
                  <c:pt idx="3">
                    <c:v>1.3751438266178819</c:v>
                  </c:pt>
                </c:numCache>
              </c:numRef>
            </c:minus>
            <c:spPr>
              <a:noFill/>
              <a:ln w="9525" cap="flat" cmpd="sng" algn="ctr">
                <a:solidFill>
                  <a:schemeClr val="tx1">
                    <a:lumMod val="65000"/>
                    <a:lumOff val="35000"/>
                  </a:schemeClr>
                </a:solidFill>
                <a:round/>
              </a:ln>
              <a:effectLst/>
            </c:spPr>
          </c:errBars>
          <c:cat>
            <c:strRef>
              <c:f>Sheet3!$A$19:$A$22</c:f>
              <c:strCache>
                <c:ptCount val="4"/>
                <c:pt idx="0">
                  <c:v>CDV</c:v>
                </c:pt>
                <c:pt idx="1">
                  <c:v>C12-Tyr-CDV</c:v>
                </c:pt>
                <c:pt idx="2">
                  <c:v>C16-Tyr-CDV</c:v>
                </c:pt>
                <c:pt idx="3">
                  <c:v>CMX-001</c:v>
                </c:pt>
              </c:strCache>
            </c:strRef>
          </c:cat>
          <c:val>
            <c:numRef>
              <c:f>Sheet3!$O$19:$O$22</c:f>
              <c:numCache>
                <c:formatCode>0.00</c:formatCode>
                <c:ptCount val="4"/>
                <c:pt idx="0">
                  <c:v>0</c:v>
                </c:pt>
                <c:pt idx="1">
                  <c:v>3.2509505703422055</c:v>
                </c:pt>
                <c:pt idx="2">
                  <c:v>33.954372623574152</c:v>
                </c:pt>
                <c:pt idx="3">
                  <c:v>41.939163498098857</c:v>
                </c:pt>
              </c:numCache>
            </c:numRef>
          </c:val>
          <c:extLst>
            <c:ext xmlns:c16="http://schemas.microsoft.com/office/drawing/2014/chart" uri="{C3380CC4-5D6E-409C-BE32-E72D297353CC}">
              <c16:uniqueId val="{00000002-5F9B-49A5-9E2A-712B24A168F0}"/>
            </c:ext>
          </c:extLst>
        </c:ser>
        <c:dLbls>
          <c:showLegendKey val="0"/>
          <c:showVal val="0"/>
          <c:showCatName val="0"/>
          <c:showSerName val="0"/>
          <c:showPercent val="0"/>
          <c:showBubbleSize val="0"/>
        </c:dLbls>
        <c:gapWidth val="219"/>
        <c:overlap val="-27"/>
        <c:axId val="728393296"/>
        <c:axId val="728395592"/>
      </c:barChart>
      <c:catAx>
        <c:axId val="728393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Treatment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8395592"/>
        <c:crosses val="autoZero"/>
        <c:auto val="1"/>
        <c:lblAlgn val="ctr"/>
        <c:lblOffset val="100"/>
        <c:noMultiLvlLbl val="0"/>
      </c:catAx>
      <c:valAx>
        <c:axId val="728395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Picomoles/10</a:t>
                </a:r>
                <a:r>
                  <a:rPr lang="en-US" baseline="30000"/>
                  <a:t>6</a:t>
                </a:r>
                <a:r>
                  <a:rPr lang="en-US"/>
                  <a:t> HFF cells</a:t>
                </a:r>
              </a:p>
            </c:rich>
          </c:tx>
          <c:layout>
            <c:manualLayout>
              <c:xMode val="edge"/>
              <c:yMode val="edge"/>
              <c:x val="2.5000000000000001E-2"/>
              <c:y val="0.18787401574803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8393296"/>
        <c:crosses val="autoZero"/>
        <c:crossBetween val="between"/>
      </c:valAx>
      <c:spPr>
        <a:noFill/>
        <a:ln>
          <a:noFill/>
        </a:ln>
        <a:effectLst/>
      </c:spPr>
    </c:plotArea>
    <c:legend>
      <c:legendPos val="r"/>
      <c:layout>
        <c:manualLayout>
          <c:xMode val="edge"/>
          <c:yMode val="edge"/>
          <c:x val="0.19373162729658794"/>
          <c:y val="0.14670056867891512"/>
          <c:w val="0.12571281714785651"/>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9724236621432"/>
          <c:y val="6.8314176245210717E-2"/>
          <c:w val="0.85302292382460099"/>
          <c:h val="0.70101970012369141"/>
        </c:manualLayout>
      </c:layout>
      <c:scatterChart>
        <c:scatterStyle val="lineMarker"/>
        <c:varyColors val="0"/>
        <c:ser>
          <c:idx val="0"/>
          <c:order val="0"/>
          <c:tx>
            <c:v>IV Vehicle (1% Labrasol)</c:v>
          </c:tx>
          <c:spPr>
            <a:ln w="19050" cap="rnd">
              <a:solidFill>
                <a:schemeClr val="accent3">
                  <a:lumMod val="75000"/>
                </a:schemeClr>
              </a:solidFill>
              <a:round/>
            </a:ln>
            <a:effectLst/>
          </c:spPr>
          <c:marker>
            <c:symbol val="circle"/>
            <c:size val="5"/>
            <c:spPr>
              <a:solidFill>
                <a:schemeClr val="accent3">
                  <a:lumMod val="75000"/>
                </a:schemeClr>
              </a:solidFill>
              <a:ln w="9525">
                <a:solidFill>
                  <a:schemeClr val="accent3">
                    <a:lumMod val="50000"/>
                  </a:schemeClr>
                </a:solidFill>
              </a:ln>
              <a:effectLst/>
            </c:spPr>
          </c:marker>
          <c:errBars>
            <c:errDir val="y"/>
            <c:errBarType val="both"/>
            <c:errValType val="cust"/>
            <c:noEndCap val="0"/>
            <c:plus>
              <c:numRef>
                <c:f>'G1 V. Ctrl. (1% Labrasol) IV'!$B$31:$I$31</c:f>
                <c:numCache>
                  <c:formatCode>General</c:formatCode>
                  <c:ptCount val="8"/>
                  <c:pt idx="0">
                    <c:v>0</c:v>
                  </c:pt>
                  <c:pt idx="1">
                    <c:v>8.5211108300966114E-3</c:v>
                  </c:pt>
                  <c:pt idx="2">
                    <c:v>6.2954129703437717E-3</c:v>
                  </c:pt>
                  <c:pt idx="3">
                    <c:v>8.405298680493117E-3</c:v>
                  </c:pt>
                  <c:pt idx="4">
                    <c:v>1.5566942181316809E-2</c:v>
                  </c:pt>
                  <c:pt idx="5">
                    <c:v>2.2206362932903446E-2</c:v>
                  </c:pt>
                  <c:pt idx="6">
                    <c:v>2.6366283688744468E-2</c:v>
                  </c:pt>
                  <c:pt idx="7">
                    <c:v>6.4707745787132825E-3</c:v>
                  </c:pt>
                </c:numCache>
              </c:numRef>
            </c:plus>
            <c:minus>
              <c:numRef>
                <c:f>'G1 V. Ctrl. (1% Labrasol) IV'!$B$31:$I$31</c:f>
                <c:numCache>
                  <c:formatCode>General</c:formatCode>
                  <c:ptCount val="8"/>
                  <c:pt idx="0">
                    <c:v>0</c:v>
                  </c:pt>
                  <c:pt idx="1">
                    <c:v>8.5211108300966114E-3</c:v>
                  </c:pt>
                  <c:pt idx="2">
                    <c:v>6.2954129703437717E-3</c:v>
                  </c:pt>
                  <c:pt idx="3">
                    <c:v>8.405298680493117E-3</c:v>
                  </c:pt>
                  <c:pt idx="4">
                    <c:v>1.5566942181316809E-2</c:v>
                  </c:pt>
                  <c:pt idx="5">
                    <c:v>2.2206362932903446E-2</c:v>
                  </c:pt>
                  <c:pt idx="6">
                    <c:v>2.6366283688744468E-2</c:v>
                  </c:pt>
                  <c:pt idx="7">
                    <c:v>6.4707745787132825E-3</c:v>
                  </c:pt>
                </c:numCache>
              </c:numRef>
            </c:minus>
            <c:spPr>
              <a:noFill/>
              <a:ln w="9525" cap="flat" cmpd="sng" algn="ctr">
                <a:solidFill>
                  <a:schemeClr val="tx1">
                    <a:lumMod val="65000"/>
                    <a:lumOff val="35000"/>
                  </a:schemeClr>
                </a:solidFill>
                <a:round/>
              </a:ln>
              <a:effectLst/>
            </c:spPr>
          </c:errBars>
          <c:xVal>
            <c:numRef>
              <c:f>'G1 V. Ctrl. (1% Labrasol) IV'!$B$24:$I$24</c:f>
              <c:numCache>
                <c:formatCode>General</c:formatCode>
                <c:ptCount val="8"/>
                <c:pt idx="0">
                  <c:v>1</c:v>
                </c:pt>
                <c:pt idx="1">
                  <c:v>2</c:v>
                </c:pt>
                <c:pt idx="2">
                  <c:v>3</c:v>
                </c:pt>
                <c:pt idx="3">
                  <c:v>4</c:v>
                </c:pt>
                <c:pt idx="4">
                  <c:v>5</c:v>
                </c:pt>
                <c:pt idx="5">
                  <c:v>6</c:v>
                </c:pt>
                <c:pt idx="6">
                  <c:v>7</c:v>
                </c:pt>
                <c:pt idx="7">
                  <c:v>8</c:v>
                </c:pt>
              </c:numCache>
            </c:numRef>
          </c:xVal>
          <c:yVal>
            <c:numRef>
              <c:f>'G1 V. Ctrl. (1% Labrasol) IV'!$B$30:$I$30</c:f>
              <c:numCache>
                <c:formatCode>0.00%</c:formatCode>
                <c:ptCount val="8"/>
                <c:pt idx="0">
                  <c:v>0</c:v>
                </c:pt>
                <c:pt idx="1">
                  <c:v>7.7588196576413807E-3</c:v>
                </c:pt>
                <c:pt idx="2">
                  <c:v>1.7608345654903299E-2</c:v>
                </c:pt>
                <c:pt idx="3">
                  <c:v>3.9688741402630706E-2</c:v>
                </c:pt>
                <c:pt idx="4">
                  <c:v>-2.1252645790360507E-2</c:v>
                </c:pt>
                <c:pt idx="5">
                  <c:v>7.3436522683228783E-2</c:v>
                </c:pt>
                <c:pt idx="6">
                  <c:v>9.9261006145506675E-2</c:v>
                </c:pt>
                <c:pt idx="7">
                  <c:v>0.1220134869426219</c:v>
                </c:pt>
              </c:numCache>
            </c:numRef>
          </c:yVal>
          <c:smooth val="0"/>
          <c:extLst>
            <c:ext xmlns:c16="http://schemas.microsoft.com/office/drawing/2014/chart" uri="{C3380CC4-5D6E-409C-BE32-E72D297353CC}">
              <c16:uniqueId val="{00000000-7B0E-405E-85D7-E9B5D609F9EF}"/>
            </c:ext>
          </c:extLst>
        </c:ser>
        <c:ser>
          <c:idx val="2"/>
          <c:order val="3"/>
          <c:tx>
            <c:v>IV CDV</c:v>
          </c:tx>
          <c:spPr>
            <a:ln w="19050" cap="rnd">
              <a:solidFill>
                <a:schemeClr val="accent3"/>
              </a:solidFill>
              <a:round/>
            </a:ln>
            <a:effectLst/>
          </c:spPr>
          <c:marker>
            <c:symbol val="diamond"/>
            <c:size val="7"/>
            <c:spPr>
              <a:solidFill>
                <a:schemeClr val="accent3"/>
              </a:solidFill>
              <a:ln w="9525">
                <a:solidFill>
                  <a:schemeClr val="accent3">
                    <a:lumMod val="75000"/>
                  </a:schemeClr>
                </a:solidFill>
              </a:ln>
              <a:effectLst/>
            </c:spPr>
          </c:marker>
          <c:errBars>
            <c:errDir val="y"/>
            <c:errBarType val="both"/>
            <c:errValType val="cust"/>
            <c:noEndCap val="0"/>
            <c:plus>
              <c:numRef>
                <c:f>'G3 Cidofovir 12.6 mgkg IV'!$B$31:$I$31</c:f>
                <c:numCache>
                  <c:formatCode>General</c:formatCode>
                  <c:ptCount val="8"/>
                  <c:pt idx="0">
                    <c:v>0</c:v>
                  </c:pt>
                  <c:pt idx="1">
                    <c:v>2.1107610255480396E-2</c:v>
                  </c:pt>
                  <c:pt idx="2">
                    <c:v>6.5489595711178423E-3</c:v>
                  </c:pt>
                  <c:pt idx="3">
                    <c:v>2.1263022231912249E-2</c:v>
                  </c:pt>
                  <c:pt idx="4">
                    <c:v>3.1056913763250069E-2</c:v>
                  </c:pt>
                  <c:pt idx="5">
                    <c:v>1.6582150490668343E-2</c:v>
                  </c:pt>
                  <c:pt idx="6">
                    <c:v>2.6827611498631485E-2</c:v>
                  </c:pt>
                  <c:pt idx="7">
                    <c:v>1.5582064542919018E-2</c:v>
                  </c:pt>
                </c:numCache>
              </c:numRef>
            </c:plus>
            <c:minus>
              <c:numRef>
                <c:f>'G3 Cidofovir 12.6 mgkg IV'!$B$31:$I$31</c:f>
                <c:numCache>
                  <c:formatCode>General</c:formatCode>
                  <c:ptCount val="8"/>
                  <c:pt idx="0">
                    <c:v>0</c:v>
                  </c:pt>
                  <c:pt idx="1">
                    <c:v>2.1107610255480396E-2</c:v>
                  </c:pt>
                  <c:pt idx="2">
                    <c:v>6.5489595711178423E-3</c:v>
                  </c:pt>
                  <c:pt idx="3">
                    <c:v>2.1263022231912249E-2</c:v>
                  </c:pt>
                  <c:pt idx="4">
                    <c:v>3.1056913763250069E-2</c:v>
                  </c:pt>
                  <c:pt idx="5">
                    <c:v>1.6582150490668343E-2</c:v>
                  </c:pt>
                  <c:pt idx="6">
                    <c:v>2.6827611498631485E-2</c:v>
                  </c:pt>
                  <c:pt idx="7">
                    <c:v>1.5582064542919018E-2</c:v>
                  </c:pt>
                </c:numCache>
              </c:numRef>
            </c:minus>
            <c:spPr>
              <a:noFill/>
              <a:ln w="9525" cap="flat" cmpd="sng" algn="ctr">
                <a:solidFill>
                  <a:schemeClr val="tx1">
                    <a:lumMod val="65000"/>
                    <a:lumOff val="35000"/>
                  </a:schemeClr>
                </a:solidFill>
                <a:round/>
              </a:ln>
              <a:effectLst/>
            </c:spPr>
          </c:errBars>
          <c:xVal>
            <c:numRef>
              <c:f>'G3 Cidofovir 12.6 mgkg IV'!$B$24:$I$24</c:f>
              <c:numCache>
                <c:formatCode>General</c:formatCode>
                <c:ptCount val="8"/>
                <c:pt idx="0">
                  <c:v>1</c:v>
                </c:pt>
                <c:pt idx="1">
                  <c:v>2</c:v>
                </c:pt>
                <c:pt idx="2">
                  <c:v>3</c:v>
                </c:pt>
                <c:pt idx="3">
                  <c:v>4</c:v>
                </c:pt>
                <c:pt idx="4">
                  <c:v>5</c:v>
                </c:pt>
                <c:pt idx="5">
                  <c:v>6</c:v>
                </c:pt>
                <c:pt idx="6">
                  <c:v>7</c:v>
                </c:pt>
                <c:pt idx="7">
                  <c:v>8</c:v>
                </c:pt>
              </c:numCache>
            </c:numRef>
          </c:xVal>
          <c:yVal>
            <c:numRef>
              <c:f>'G3 Cidofovir 12.6 mgkg IV'!$B$30:$I$30</c:f>
              <c:numCache>
                <c:formatCode>0.00%</c:formatCode>
                <c:ptCount val="8"/>
                <c:pt idx="0">
                  <c:v>0</c:v>
                </c:pt>
                <c:pt idx="1">
                  <c:v>7.1702173304456253E-4</c:v>
                </c:pt>
                <c:pt idx="2">
                  <c:v>2.1323347058246081E-2</c:v>
                </c:pt>
                <c:pt idx="3">
                  <c:v>2.4896406997230246E-2</c:v>
                </c:pt>
                <c:pt idx="4">
                  <c:v>2.5048597538057441E-2</c:v>
                </c:pt>
                <c:pt idx="5">
                  <c:v>5.7922206060056158E-2</c:v>
                </c:pt>
                <c:pt idx="6">
                  <c:v>7.8994807594948632E-2</c:v>
                </c:pt>
                <c:pt idx="7">
                  <c:v>9.7080516890608121E-2</c:v>
                </c:pt>
              </c:numCache>
            </c:numRef>
          </c:yVal>
          <c:smooth val="0"/>
          <c:extLst>
            <c:ext xmlns:c16="http://schemas.microsoft.com/office/drawing/2014/chart" uri="{C3380CC4-5D6E-409C-BE32-E72D297353CC}">
              <c16:uniqueId val="{00000001-7B0E-405E-85D7-E9B5D609F9EF}"/>
            </c:ext>
          </c:extLst>
        </c:ser>
        <c:ser>
          <c:idx val="1"/>
          <c:order val="4"/>
          <c:tx>
            <c:v>Oral Vehicle (0.5% CMC)</c:v>
          </c:tx>
          <c:spPr>
            <a:ln w="19050" cap="rnd">
              <a:solidFill>
                <a:srgbClr val="00B0F0"/>
              </a:solidFill>
              <a:round/>
            </a:ln>
            <a:effectLst/>
          </c:spPr>
          <c:marker>
            <c:symbol val="square"/>
            <c:size val="5"/>
            <c:spPr>
              <a:solidFill>
                <a:srgbClr val="00B0F0"/>
              </a:solidFill>
              <a:ln w="9525">
                <a:solidFill>
                  <a:schemeClr val="tx2">
                    <a:lumMod val="60000"/>
                    <a:lumOff val="40000"/>
                  </a:schemeClr>
                </a:solidFill>
              </a:ln>
              <a:effectLst/>
            </c:spPr>
          </c:marker>
          <c:errBars>
            <c:errDir val="y"/>
            <c:errBarType val="both"/>
            <c:errValType val="cust"/>
            <c:noEndCap val="0"/>
            <c:plus>
              <c:numRef>
                <c:f>'G2 V. Ctrl. (0.5% CMC) PO'!$B$31:$I$31</c:f>
                <c:numCache>
                  <c:formatCode>General</c:formatCode>
                  <c:ptCount val="8"/>
                  <c:pt idx="0">
                    <c:v>0</c:v>
                  </c:pt>
                  <c:pt idx="1">
                    <c:v>6.1723669581390242E-3</c:v>
                  </c:pt>
                  <c:pt idx="2">
                    <c:v>7.0262159518740177E-3</c:v>
                  </c:pt>
                  <c:pt idx="3">
                    <c:v>1.0672360572725647E-2</c:v>
                  </c:pt>
                  <c:pt idx="4">
                    <c:v>6.355136177386557E-2</c:v>
                  </c:pt>
                  <c:pt idx="5">
                    <c:v>1.4655485916329015E-2</c:v>
                  </c:pt>
                  <c:pt idx="6">
                    <c:v>2.667781169776158E-2</c:v>
                  </c:pt>
                  <c:pt idx="7">
                    <c:v>3.1729225412086046E-2</c:v>
                  </c:pt>
                </c:numCache>
              </c:numRef>
            </c:plus>
            <c:minus>
              <c:numRef>
                <c:f>'G2 V. Ctrl. (0.5% CMC) PO'!$B$31:$I$31</c:f>
                <c:numCache>
                  <c:formatCode>General</c:formatCode>
                  <c:ptCount val="8"/>
                  <c:pt idx="0">
                    <c:v>0</c:v>
                  </c:pt>
                  <c:pt idx="1">
                    <c:v>6.1723669581390242E-3</c:v>
                  </c:pt>
                  <c:pt idx="2">
                    <c:v>7.0262159518740177E-3</c:v>
                  </c:pt>
                  <c:pt idx="3">
                    <c:v>1.0672360572725647E-2</c:v>
                  </c:pt>
                  <c:pt idx="4">
                    <c:v>6.355136177386557E-2</c:v>
                  </c:pt>
                  <c:pt idx="5">
                    <c:v>1.4655485916329015E-2</c:v>
                  </c:pt>
                  <c:pt idx="6">
                    <c:v>2.667781169776158E-2</c:v>
                  </c:pt>
                  <c:pt idx="7">
                    <c:v>3.1729225412086046E-2</c:v>
                  </c:pt>
                </c:numCache>
              </c:numRef>
            </c:minus>
            <c:spPr>
              <a:noFill/>
              <a:ln w="9525" cap="flat" cmpd="sng" algn="ctr">
                <a:solidFill>
                  <a:schemeClr val="tx1">
                    <a:lumMod val="65000"/>
                    <a:lumOff val="35000"/>
                  </a:schemeClr>
                </a:solidFill>
                <a:round/>
              </a:ln>
              <a:effectLst/>
            </c:spPr>
          </c:errBars>
          <c:xVal>
            <c:numRef>
              <c:f>'G2 V. Ctrl. (0.5% CMC) PO'!$B$24:$I$24</c:f>
              <c:numCache>
                <c:formatCode>General</c:formatCode>
                <c:ptCount val="8"/>
                <c:pt idx="0">
                  <c:v>1</c:v>
                </c:pt>
                <c:pt idx="1">
                  <c:v>2</c:v>
                </c:pt>
                <c:pt idx="2">
                  <c:v>3</c:v>
                </c:pt>
                <c:pt idx="3">
                  <c:v>4</c:v>
                </c:pt>
                <c:pt idx="4">
                  <c:v>5</c:v>
                </c:pt>
                <c:pt idx="5">
                  <c:v>6</c:v>
                </c:pt>
                <c:pt idx="6">
                  <c:v>7</c:v>
                </c:pt>
                <c:pt idx="7">
                  <c:v>8</c:v>
                </c:pt>
              </c:numCache>
            </c:numRef>
          </c:xVal>
          <c:yVal>
            <c:numRef>
              <c:f>'G2 V. Ctrl. (0.5% CMC) PO'!$B$30:$I$30</c:f>
              <c:numCache>
                <c:formatCode>0.00%</c:formatCode>
                <c:ptCount val="8"/>
                <c:pt idx="0">
                  <c:v>0</c:v>
                </c:pt>
                <c:pt idx="1">
                  <c:v>1.8856873648781632E-2</c:v>
                </c:pt>
                <c:pt idx="2">
                  <c:v>5.2587965074173251E-2</c:v>
                </c:pt>
                <c:pt idx="3">
                  <c:v>8.6762445784591247E-2</c:v>
                </c:pt>
                <c:pt idx="4">
                  <c:v>8.2183498520106285E-2</c:v>
                </c:pt>
                <c:pt idx="5">
                  <c:v>0.14588921829353088</c:v>
                </c:pt>
                <c:pt idx="6">
                  <c:v>0.19581432505334317</c:v>
                </c:pt>
                <c:pt idx="7">
                  <c:v>0.21413786486508363</c:v>
                </c:pt>
              </c:numCache>
            </c:numRef>
          </c:yVal>
          <c:smooth val="0"/>
          <c:extLst>
            <c:ext xmlns:c16="http://schemas.microsoft.com/office/drawing/2014/chart" uri="{C3380CC4-5D6E-409C-BE32-E72D297353CC}">
              <c16:uniqueId val="{00000002-7B0E-405E-85D7-E9B5D609F9EF}"/>
            </c:ext>
          </c:extLst>
        </c:ser>
        <c:ser>
          <c:idx val="6"/>
          <c:order val="5"/>
          <c:tx>
            <c:v>Oral C16-Tyr-CDV</c:v>
          </c:tx>
          <c:spPr>
            <a:ln w="19050" cap="rnd">
              <a:solidFill>
                <a:srgbClr val="0070C0"/>
              </a:solidFill>
              <a:round/>
            </a:ln>
            <a:effectLst/>
          </c:spPr>
          <c:marker>
            <c:symbol val="triangle"/>
            <c:size val="5"/>
            <c:spPr>
              <a:solidFill>
                <a:srgbClr val="0070C0"/>
              </a:solidFill>
              <a:ln w="9525">
                <a:solidFill>
                  <a:schemeClr val="accent1">
                    <a:lumMod val="75000"/>
                  </a:schemeClr>
                </a:solidFill>
              </a:ln>
              <a:effectLst/>
            </c:spPr>
          </c:marker>
          <c:xVal>
            <c:numRef>
              <c:f>'G7 USC-505 30 mgkg PO'!$B$24:$I$24</c:f>
              <c:numCache>
                <c:formatCode>General</c:formatCode>
                <c:ptCount val="8"/>
                <c:pt idx="0">
                  <c:v>1</c:v>
                </c:pt>
                <c:pt idx="1">
                  <c:v>2</c:v>
                </c:pt>
                <c:pt idx="2">
                  <c:v>3</c:v>
                </c:pt>
                <c:pt idx="3">
                  <c:v>4</c:v>
                </c:pt>
                <c:pt idx="4">
                  <c:v>5</c:v>
                </c:pt>
                <c:pt idx="5">
                  <c:v>6</c:v>
                </c:pt>
                <c:pt idx="6">
                  <c:v>7</c:v>
                </c:pt>
                <c:pt idx="7">
                  <c:v>8</c:v>
                </c:pt>
              </c:numCache>
            </c:numRef>
          </c:xVal>
          <c:yVal>
            <c:numRef>
              <c:f>'G7 USC-505 30 mgkg PO'!$B$30:$I$30</c:f>
              <c:numCache>
                <c:formatCode>0.00%</c:formatCode>
                <c:ptCount val="8"/>
                <c:pt idx="0">
                  <c:v>0</c:v>
                </c:pt>
                <c:pt idx="1">
                  <c:v>2.9694857402676279E-2</c:v>
                </c:pt>
                <c:pt idx="2">
                  <c:v>5.1860569140098109E-2</c:v>
                </c:pt>
                <c:pt idx="3">
                  <c:v>7.5431194938047147E-2</c:v>
                </c:pt>
                <c:pt idx="4">
                  <c:v>0.10791699859035811</c:v>
                </c:pt>
                <c:pt idx="5">
                  <c:v>0.11839299299686619</c:v>
                </c:pt>
                <c:pt idx="6">
                  <c:v>0.14525917416924353</c:v>
                </c:pt>
                <c:pt idx="7">
                  <c:v>0.16411809536389851</c:v>
                </c:pt>
              </c:numCache>
            </c:numRef>
          </c:yVal>
          <c:smooth val="0"/>
          <c:extLst>
            <c:ext xmlns:c16="http://schemas.microsoft.com/office/drawing/2014/chart" uri="{C3380CC4-5D6E-409C-BE32-E72D297353CC}">
              <c16:uniqueId val="{00000003-7B0E-405E-85D7-E9B5D609F9EF}"/>
            </c:ext>
          </c:extLst>
        </c:ser>
        <c:ser>
          <c:idx val="4"/>
          <c:order val="6"/>
          <c:tx>
            <c:v>Oral CMX-001</c:v>
          </c:tx>
          <c:spPr>
            <a:ln w="19050" cap="rnd">
              <a:solidFill>
                <a:schemeClr val="tx2"/>
              </a:solidFill>
              <a:round/>
            </a:ln>
            <a:effectLst/>
          </c:spPr>
          <c:marker>
            <c:symbol val="star"/>
            <c:size val="5"/>
            <c:spPr>
              <a:noFill/>
              <a:ln w="9525">
                <a:solidFill>
                  <a:schemeClr val="tx2">
                    <a:lumMod val="50000"/>
                  </a:schemeClr>
                </a:solidFill>
              </a:ln>
              <a:effectLst/>
            </c:spPr>
          </c:marker>
          <c:errBars>
            <c:errDir val="y"/>
            <c:errBarType val="both"/>
            <c:errValType val="cust"/>
            <c:noEndCap val="0"/>
            <c:plus>
              <c:numRef>
                <c:f>'G5 CMX-001 25.3 mgkg PO'!$B$31:$I$31</c:f>
                <c:numCache>
                  <c:formatCode>General</c:formatCode>
                  <c:ptCount val="8"/>
                  <c:pt idx="0">
                    <c:v>0</c:v>
                  </c:pt>
                  <c:pt idx="1">
                    <c:v>6.8809337655992824E-3</c:v>
                  </c:pt>
                  <c:pt idx="2">
                    <c:v>1.8386208916130582E-2</c:v>
                  </c:pt>
                  <c:pt idx="3">
                    <c:v>1.6616947036710631E-2</c:v>
                  </c:pt>
                  <c:pt idx="4">
                    <c:v>4.9612758778458908E-2</c:v>
                  </c:pt>
                  <c:pt idx="5">
                    <c:v>4.5683082136214026E-2</c:v>
                  </c:pt>
                  <c:pt idx="6">
                    <c:v>9.0648742341944061E-2</c:v>
                  </c:pt>
                  <c:pt idx="7">
                    <c:v>1.6623238381746949E-2</c:v>
                  </c:pt>
                </c:numCache>
              </c:numRef>
            </c:plus>
            <c:minus>
              <c:numRef>
                <c:f>'G5 CMX-001 25.3 mgkg PO'!$B$31:$I$31</c:f>
                <c:numCache>
                  <c:formatCode>General</c:formatCode>
                  <c:ptCount val="8"/>
                  <c:pt idx="0">
                    <c:v>0</c:v>
                  </c:pt>
                  <c:pt idx="1">
                    <c:v>6.8809337655992824E-3</c:v>
                  </c:pt>
                  <c:pt idx="2">
                    <c:v>1.8386208916130582E-2</c:v>
                  </c:pt>
                  <c:pt idx="3">
                    <c:v>1.6616947036710631E-2</c:v>
                  </c:pt>
                  <c:pt idx="4">
                    <c:v>4.9612758778458908E-2</c:v>
                  </c:pt>
                  <c:pt idx="5">
                    <c:v>4.5683082136214026E-2</c:v>
                  </c:pt>
                  <c:pt idx="6">
                    <c:v>9.0648742341944061E-2</c:v>
                  </c:pt>
                  <c:pt idx="7">
                    <c:v>1.6623238381746949E-2</c:v>
                  </c:pt>
                </c:numCache>
              </c:numRef>
            </c:minus>
            <c:spPr>
              <a:noFill/>
              <a:ln w="9525" cap="flat" cmpd="sng" algn="ctr">
                <a:solidFill>
                  <a:schemeClr val="tx1">
                    <a:lumMod val="65000"/>
                    <a:lumOff val="35000"/>
                  </a:schemeClr>
                </a:solidFill>
                <a:round/>
              </a:ln>
              <a:effectLst/>
            </c:spPr>
          </c:errBars>
          <c:xVal>
            <c:numRef>
              <c:f>'G5 CMX-001 25.3 mgkg PO'!$B$24:$I$24</c:f>
              <c:numCache>
                <c:formatCode>General</c:formatCode>
                <c:ptCount val="8"/>
                <c:pt idx="0">
                  <c:v>1</c:v>
                </c:pt>
                <c:pt idx="1">
                  <c:v>2</c:v>
                </c:pt>
                <c:pt idx="2">
                  <c:v>3</c:v>
                </c:pt>
                <c:pt idx="3">
                  <c:v>4</c:v>
                </c:pt>
                <c:pt idx="4">
                  <c:v>5</c:v>
                </c:pt>
                <c:pt idx="5">
                  <c:v>6</c:v>
                </c:pt>
                <c:pt idx="6">
                  <c:v>7</c:v>
                </c:pt>
                <c:pt idx="7">
                  <c:v>8</c:v>
                </c:pt>
              </c:numCache>
            </c:numRef>
          </c:xVal>
          <c:yVal>
            <c:numRef>
              <c:f>'G5 CMX-001 25.3 mgkg PO'!$B$30:$I$30</c:f>
              <c:numCache>
                <c:formatCode>0.00%</c:formatCode>
                <c:ptCount val="8"/>
                <c:pt idx="0">
                  <c:v>0</c:v>
                </c:pt>
                <c:pt idx="1">
                  <c:v>3.0124363857668084E-2</c:v>
                </c:pt>
                <c:pt idx="2">
                  <c:v>3.7337592550834041E-2</c:v>
                </c:pt>
                <c:pt idx="3">
                  <c:v>5.0028849977277884E-2</c:v>
                </c:pt>
                <c:pt idx="4">
                  <c:v>3.4193268312871151E-2</c:v>
                </c:pt>
                <c:pt idx="5">
                  <c:v>2.449170381612787E-3</c:v>
                </c:pt>
                <c:pt idx="6">
                  <c:v>1.1595512577831056E-3</c:v>
                </c:pt>
                <c:pt idx="7">
                  <c:v>-5.967416684355753E-2</c:v>
                </c:pt>
              </c:numCache>
            </c:numRef>
          </c:yVal>
          <c:smooth val="0"/>
          <c:extLst>
            <c:ext xmlns:c16="http://schemas.microsoft.com/office/drawing/2014/chart" uri="{C3380CC4-5D6E-409C-BE32-E72D297353CC}">
              <c16:uniqueId val="{00000004-7B0E-405E-85D7-E9B5D609F9EF}"/>
            </c:ext>
          </c:extLst>
        </c:ser>
        <c:dLbls>
          <c:showLegendKey val="0"/>
          <c:showVal val="0"/>
          <c:showCatName val="0"/>
          <c:showSerName val="0"/>
          <c:showPercent val="0"/>
          <c:showBubbleSize val="0"/>
        </c:dLbls>
        <c:axId val="-1867550640"/>
        <c:axId val="-1867549552"/>
        <c:extLst>
          <c:ext xmlns:c15="http://schemas.microsoft.com/office/drawing/2012/chart" uri="{02D57815-91ED-43cb-92C2-25804820EDAC}">
            <c15:filteredScatterSeries>
              <c15:ser>
                <c:idx val="3"/>
                <c:order val="1"/>
                <c:tx>
                  <c:v>G4 CMX-001 25.3 mgkg IV</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errBars>
                  <c:errDir val="y"/>
                  <c:errBarType val="both"/>
                  <c:errValType val="cust"/>
                  <c:noEndCap val="0"/>
                  <c:plus>
                    <c:numRef>
                      <c:extLst>
                        <c:ext uri="{02D57815-91ED-43cb-92C2-25804820EDAC}">
                          <c15:formulaRef>
                            <c15:sqref>'G4 CMX-001 25.3 mgkg IV'!$B$31:$F$31</c15:sqref>
                          </c15:formulaRef>
                        </c:ext>
                      </c:extLst>
                      <c:numCache>
                        <c:formatCode>General</c:formatCode>
                        <c:ptCount val="5"/>
                        <c:pt idx="0">
                          <c:v>0</c:v>
                        </c:pt>
                        <c:pt idx="1">
                          <c:v>5.3385581991183644E-2</c:v>
                        </c:pt>
                        <c:pt idx="2">
                          <c:v>2.0569416585207733E-2</c:v>
                        </c:pt>
                        <c:pt idx="3">
                          <c:v>2.9059588040486906E-2</c:v>
                        </c:pt>
                        <c:pt idx="4">
                          <c:v>6.346925299680542E-2</c:v>
                        </c:pt>
                      </c:numCache>
                    </c:numRef>
                  </c:plus>
                  <c:minus>
                    <c:numRef>
                      <c:extLst>
                        <c:ext uri="{02D57815-91ED-43cb-92C2-25804820EDAC}">
                          <c15:formulaRef>
                            <c15:sqref>'G4 CMX-001 25.3 mgkg IV'!$B$31:$F$31</c15:sqref>
                          </c15:formulaRef>
                        </c:ext>
                      </c:extLst>
                      <c:numCache>
                        <c:formatCode>General</c:formatCode>
                        <c:ptCount val="5"/>
                        <c:pt idx="0">
                          <c:v>0</c:v>
                        </c:pt>
                        <c:pt idx="1">
                          <c:v>5.3385581991183644E-2</c:v>
                        </c:pt>
                        <c:pt idx="2">
                          <c:v>2.0569416585207733E-2</c:v>
                        </c:pt>
                        <c:pt idx="3">
                          <c:v>2.9059588040486906E-2</c:v>
                        </c:pt>
                        <c:pt idx="4">
                          <c:v>6.346925299680542E-2</c:v>
                        </c:pt>
                      </c:numCache>
                    </c:numRef>
                  </c:minus>
                  <c:spPr>
                    <a:noFill/>
                    <a:ln w="9525" cap="flat" cmpd="sng" algn="ctr">
                      <a:solidFill>
                        <a:schemeClr val="tx1">
                          <a:lumMod val="65000"/>
                          <a:lumOff val="35000"/>
                        </a:schemeClr>
                      </a:solidFill>
                      <a:round/>
                    </a:ln>
                    <a:effectLst/>
                  </c:spPr>
                </c:errBars>
                <c:xVal>
                  <c:numRef>
                    <c:extLst>
                      <c:ext uri="{02D57815-91ED-43cb-92C2-25804820EDAC}">
                        <c15:formulaRef>
                          <c15:sqref>'G4 CMX-001 25.3 mgkg IV'!$B$24:$I$24</c15:sqref>
                        </c15:formulaRef>
                      </c:ext>
                    </c:extLst>
                    <c:numCache>
                      <c:formatCode>General</c:formatCode>
                      <c:ptCount val="8"/>
                      <c:pt idx="0">
                        <c:v>1</c:v>
                      </c:pt>
                      <c:pt idx="1">
                        <c:v>2</c:v>
                      </c:pt>
                      <c:pt idx="2">
                        <c:v>3</c:v>
                      </c:pt>
                      <c:pt idx="3">
                        <c:v>4</c:v>
                      </c:pt>
                      <c:pt idx="4">
                        <c:v>5</c:v>
                      </c:pt>
                      <c:pt idx="5">
                        <c:v>6</c:v>
                      </c:pt>
                      <c:pt idx="6">
                        <c:v>7</c:v>
                      </c:pt>
                      <c:pt idx="7">
                        <c:v>8</c:v>
                      </c:pt>
                    </c:numCache>
                  </c:numRef>
                </c:xVal>
                <c:yVal>
                  <c:numRef>
                    <c:extLst>
                      <c:ext uri="{02D57815-91ED-43cb-92C2-25804820EDAC}">
                        <c15:formulaRef>
                          <c15:sqref>'G4 CMX-001 25.3 mgkg IV'!$B$30:$I$30</c15:sqref>
                        </c15:formulaRef>
                      </c:ext>
                    </c:extLst>
                    <c:numCache>
                      <c:formatCode>0.00%</c:formatCode>
                      <c:ptCount val="8"/>
                      <c:pt idx="0">
                        <c:v>0</c:v>
                      </c:pt>
                      <c:pt idx="1">
                        <c:v>-1.3125225830104219E-2</c:v>
                      </c:pt>
                      <c:pt idx="2">
                        <c:v>1.5807083790206544E-3</c:v>
                      </c:pt>
                      <c:pt idx="3">
                        <c:v>-7.8402482063371689E-3</c:v>
                      </c:pt>
                      <c:pt idx="4">
                        <c:v>-2.2193445010177993E-2</c:v>
                      </c:pt>
                      <c:pt idx="5">
                        <c:v>-5.631860044802979E-2</c:v>
                      </c:pt>
                      <c:pt idx="6">
                        <c:v>-8.3702264070997234E-2</c:v>
                      </c:pt>
                      <c:pt idx="7">
                        <c:v>-0.11985415569662385</c:v>
                      </c:pt>
                    </c:numCache>
                  </c:numRef>
                </c:yVal>
                <c:smooth val="0"/>
                <c:extLst>
                  <c:ext xmlns:c16="http://schemas.microsoft.com/office/drawing/2014/chart" uri="{C3380CC4-5D6E-409C-BE32-E72D297353CC}">
                    <c16:uniqueId val="{00000005-7B0E-405E-85D7-E9B5D609F9EF}"/>
                  </c:ext>
                </c:extLst>
              </c15:ser>
            </c15:filteredScatterSeries>
            <c15:filteredScatterSeries>
              <c15:ser>
                <c:idx val="5"/>
                <c:order val="2"/>
                <c:tx>
                  <c:v>G6 USC-505 30 mgkg IV</c:v>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errBars>
                  <c:errDir val="y"/>
                  <c:errBarType val="both"/>
                  <c:errValType val="cust"/>
                  <c:noEndCap val="0"/>
                  <c:plus>
                    <c:numRef>
                      <c:extLst xmlns:c15="http://schemas.microsoft.com/office/drawing/2012/chart">
                        <c:ext xmlns:c15="http://schemas.microsoft.com/office/drawing/2012/chart" uri="{02D57815-91ED-43cb-92C2-25804820EDAC}">
                          <c15:formulaRef>
                            <c15:sqref>'G6 USC-505 30 mgkg IV'!$B$31:$I$31</c15:sqref>
                          </c15:formulaRef>
                        </c:ext>
                      </c:extLst>
                      <c:numCache>
                        <c:formatCode>General</c:formatCode>
                        <c:ptCount val="8"/>
                        <c:pt idx="0">
                          <c:v>0</c:v>
                        </c:pt>
                        <c:pt idx="1">
                          <c:v>1.6123554945814397E-2</c:v>
                        </c:pt>
                        <c:pt idx="2">
                          <c:v>2.1347616774488865E-2</c:v>
                        </c:pt>
                        <c:pt idx="3">
                          <c:v>2.2212352931793012E-2</c:v>
                        </c:pt>
                        <c:pt idx="4">
                          <c:v>2.9495737100146947E-2</c:v>
                        </c:pt>
                        <c:pt idx="5">
                          <c:v>3.2681486206302839E-2</c:v>
                        </c:pt>
                        <c:pt idx="6">
                          <c:v>4.1922096106721185E-3</c:v>
                        </c:pt>
                        <c:pt idx="7">
                          <c:v>2.8147577551879968E-4</c:v>
                        </c:pt>
                      </c:numCache>
                    </c:numRef>
                  </c:plus>
                  <c:minus>
                    <c:numRef>
                      <c:extLst xmlns:c15="http://schemas.microsoft.com/office/drawing/2012/chart">
                        <c:ext xmlns:c15="http://schemas.microsoft.com/office/drawing/2012/chart" uri="{02D57815-91ED-43cb-92C2-25804820EDAC}">
                          <c15:formulaRef>
                            <c15:sqref>'G6 USC-505 30 mgkg IV'!$B$31:$I$31</c15:sqref>
                          </c15:formulaRef>
                        </c:ext>
                      </c:extLst>
                      <c:numCache>
                        <c:formatCode>General</c:formatCode>
                        <c:ptCount val="8"/>
                        <c:pt idx="0">
                          <c:v>0</c:v>
                        </c:pt>
                        <c:pt idx="1">
                          <c:v>1.6123554945814397E-2</c:v>
                        </c:pt>
                        <c:pt idx="2">
                          <c:v>2.1347616774488865E-2</c:v>
                        </c:pt>
                        <c:pt idx="3">
                          <c:v>2.2212352931793012E-2</c:v>
                        </c:pt>
                        <c:pt idx="4">
                          <c:v>2.9495737100146947E-2</c:v>
                        </c:pt>
                        <c:pt idx="5">
                          <c:v>3.2681486206302839E-2</c:v>
                        </c:pt>
                        <c:pt idx="6">
                          <c:v>4.1922096106721185E-3</c:v>
                        </c:pt>
                        <c:pt idx="7">
                          <c:v>2.8147577551879968E-4</c:v>
                        </c:pt>
                      </c:numCache>
                    </c:numRef>
                  </c:minus>
                  <c:spPr>
                    <a:noFill/>
                    <a:ln w="9525" cap="flat" cmpd="sng" algn="ctr">
                      <a:solidFill>
                        <a:schemeClr val="tx1">
                          <a:lumMod val="65000"/>
                          <a:lumOff val="35000"/>
                        </a:schemeClr>
                      </a:solidFill>
                      <a:round/>
                    </a:ln>
                    <a:effectLst/>
                  </c:spPr>
                </c:errBars>
                <c:xVal>
                  <c:numRef>
                    <c:extLst xmlns:c15="http://schemas.microsoft.com/office/drawing/2012/chart">
                      <c:ext xmlns:c15="http://schemas.microsoft.com/office/drawing/2012/chart" uri="{02D57815-91ED-43cb-92C2-25804820EDAC}">
                        <c15:formulaRef>
                          <c15:sqref>'G6 USC-505 30 mgkg IV'!$B$24:$I$24</c15:sqref>
                        </c15:formulaRef>
                      </c:ext>
                    </c:extLst>
                    <c:numCache>
                      <c:formatCode>General</c:formatCode>
                      <c:ptCount val="8"/>
                      <c:pt idx="0">
                        <c:v>1</c:v>
                      </c:pt>
                      <c:pt idx="1">
                        <c:v>2</c:v>
                      </c:pt>
                      <c:pt idx="2">
                        <c:v>3</c:v>
                      </c:pt>
                      <c:pt idx="3">
                        <c:v>4</c:v>
                      </c:pt>
                      <c:pt idx="4">
                        <c:v>5</c:v>
                      </c:pt>
                      <c:pt idx="5">
                        <c:v>6</c:v>
                      </c:pt>
                      <c:pt idx="6">
                        <c:v>7</c:v>
                      </c:pt>
                      <c:pt idx="7">
                        <c:v>8</c:v>
                      </c:pt>
                    </c:numCache>
                  </c:numRef>
                </c:xVal>
                <c:yVal>
                  <c:numRef>
                    <c:extLst xmlns:c15="http://schemas.microsoft.com/office/drawing/2012/chart">
                      <c:ext xmlns:c15="http://schemas.microsoft.com/office/drawing/2012/chart" uri="{02D57815-91ED-43cb-92C2-25804820EDAC}">
                        <c15:formulaRef>
                          <c15:sqref>'G6 USC-505 30 mgkg IV'!$B$30:$I$30</c15:sqref>
                        </c15:formulaRef>
                      </c:ext>
                    </c:extLst>
                    <c:numCache>
                      <c:formatCode>0.00%</c:formatCode>
                      <c:ptCount val="8"/>
                      <c:pt idx="0">
                        <c:v>0</c:v>
                      </c:pt>
                      <c:pt idx="1">
                        <c:v>5.4522776209165423E-4</c:v>
                      </c:pt>
                      <c:pt idx="2">
                        <c:v>-3.5218723027886686E-2</c:v>
                      </c:pt>
                      <c:pt idx="3">
                        <c:v>-8.254187885406894E-2</c:v>
                      </c:pt>
                      <c:pt idx="4">
                        <c:v>-0.12045486527412014</c:v>
                      </c:pt>
                      <c:pt idx="5">
                        <c:v>-0.18434635253409565</c:v>
                      </c:pt>
                      <c:pt idx="6">
                        <c:v>-0.19604392461894821</c:v>
                      </c:pt>
                      <c:pt idx="7">
                        <c:v>-0.23094283508250169</c:v>
                      </c:pt>
                    </c:numCache>
                  </c:numRef>
                </c:yVal>
                <c:smooth val="0"/>
                <c:extLst xmlns:c15="http://schemas.microsoft.com/office/drawing/2012/chart">
                  <c:ext xmlns:c16="http://schemas.microsoft.com/office/drawing/2014/chart" uri="{C3380CC4-5D6E-409C-BE32-E72D297353CC}">
                    <c16:uniqueId val="{00000006-7B0E-405E-85D7-E9B5D609F9EF}"/>
                  </c:ext>
                </c:extLst>
              </c15:ser>
            </c15:filteredScatterSeries>
          </c:ext>
        </c:extLst>
      </c:scatterChart>
      <c:valAx>
        <c:axId val="-1867550640"/>
        <c:scaling>
          <c:orientation val="minMax"/>
          <c:max val="8.2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200" b="1"/>
                  <a:t>Day</a:t>
                </a:r>
              </a:p>
            </c:rich>
          </c:tx>
          <c:layout>
            <c:manualLayout>
              <c:xMode val="edge"/>
              <c:yMode val="edge"/>
              <c:x val="0.49134411315354676"/>
              <c:y val="0.799027362958940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549552"/>
        <c:crossesAt val="-15"/>
        <c:crossBetween val="midCat"/>
        <c:majorUnit val="1"/>
      </c:valAx>
      <c:valAx>
        <c:axId val="-186754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200" b="1"/>
                  <a:t>Mean</a:t>
                </a:r>
                <a:r>
                  <a:rPr lang="en-US" sz="1200" b="1" baseline="0"/>
                  <a:t> Body Weight Change (%)</a:t>
                </a:r>
                <a:endParaRPr lang="en-US" sz="1200" b="1"/>
              </a:p>
            </c:rich>
          </c:tx>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550640"/>
        <c:crossesAt val="1"/>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995F-7BEB-4A9D-A09F-FFD35795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16903</Words>
  <Characters>96353</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Tyrosine-Amide Prodrugs of the Antiviral Therapeutic Cidofovir Exhibit Significantly-Improved Oral Bioavilability and Reduced Toxicity</vt:lpstr>
    </vt:vector>
  </TitlesOfParts>
  <Company>Hewlett-Packard Company</Company>
  <LinksUpToDate>false</LinksUpToDate>
  <CharactersWithSpaces>113030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Tyrosine-Amide Prodrugs of the Antiviral Therapeutic Cidofovir Exhibit Significantly-Improved Oral Bioavilability and Reduced Toxicity</dc:title>
  <dc:creator>Matt Doherty</dc:creator>
  <cp:keywords/>
  <cp:lastModifiedBy>Matt Doherty</cp:lastModifiedBy>
  <cp:revision>2</cp:revision>
  <cp:lastPrinted>2018-06-18T17:31:00Z</cp:lastPrinted>
  <dcterms:created xsi:type="dcterms:W3CDTF">2019-01-17T19:48:00Z</dcterms:created>
  <dcterms:modified xsi:type="dcterms:W3CDTF">2019-01-17T19:48:00Z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id="lMe1CFLS"/&gt;&lt;style id="http://www.zotero.org/styles/antimicrobial-agents-and-chemotherapy" hasBibliography="1" bibliographyStyleHasBeenSet="1"/&gt;&lt;prefs&gt;&lt;pref name="fieldType" value="Field"/&gt;&lt;/prefs</vt:lpwstr>
  </property>
  <property fmtid="{D5CDD505-2E9C-101B-9397-08002B2CF9AE}" pid="3" name="ZOTERO_PREF_2">
    <vt:lpwstr>&gt;&lt;/data&gt;</vt:lpwstr>
  </property>
</Properties>
</file>